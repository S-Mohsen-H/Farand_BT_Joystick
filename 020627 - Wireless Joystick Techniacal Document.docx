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57A022" w14:textId="1ADF00DD" w:rsidR="007259F5" w:rsidRPr="007259F5" w:rsidRDefault="007259F5" w:rsidP="003C0ED0">
      <w:pPr>
        <w:ind w:firstLine="0"/>
      </w:pPr>
    </w:p>
    <w:p w14:paraId="07C915CA" w14:textId="77777777" w:rsidR="007259F5" w:rsidRPr="00FE53C2" w:rsidRDefault="007259F5" w:rsidP="00FE53C2">
      <w:pPr>
        <w:ind w:left="567" w:firstLine="0"/>
        <w:jc w:val="center"/>
        <w:rPr>
          <w:b/>
          <w:bCs/>
          <w:sz w:val="48"/>
          <w:szCs w:val="48"/>
          <w:rtl/>
        </w:rPr>
      </w:pPr>
      <w:r w:rsidRPr="00FE53C2">
        <w:rPr>
          <w:rFonts w:hint="cs"/>
          <w:b/>
          <w:bCs/>
          <w:sz w:val="48"/>
          <w:szCs w:val="48"/>
          <w:rtl/>
        </w:rPr>
        <w:t>گزارش فنی</w:t>
      </w:r>
    </w:p>
    <w:p w14:paraId="48558B53" w14:textId="6D248EEE" w:rsidR="007259F5" w:rsidRPr="00FE53C2" w:rsidRDefault="007035C5" w:rsidP="00FE53C2">
      <w:pPr>
        <w:ind w:left="567" w:firstLine="0"/>
        <w:jc w:val="center"/>
        <w:rPr>
          <w:b/>
          <w:bCs/>
          <w:sz w:val="48"/>
          <w:szCs w:val="48"/>
          <w:rtl/>
          <w:lang w:bidi="fa-IR"/>
        </w:rPr>
      </w:pPr>
      <w:r>
        <w:rPr>
          <w:rFonts w:hint="cs"/>
          <w:b/>
          <w:bCs/>
          <w:sz w:val="48"/>
          <w:szCs w:val="48"/>
          <w:rtl/>
          <w:lang w:bidi="fa-IR"/>
        </w:rPr>
        <w:t>جوی</w:t>
      </w:r>
      <w:r w:rsidR="003C0ED0">
        <w:rPr>
          <w:b/>
          <w:bCs/>
          <w:sz w:val="48"/>
          <w:szCs w:val="48"/>
          <w:lang w:bidi="fa-IR"/>
        </w:rPr>
        <w:t xml:space="preserve"> </w:t>
      </w:r>
      <w:r w:rsidR="003C0ED0">
        <w:rPr>
          <w:rFonts w:hint="cs"/>
          <w:b/>
          <w:bCs/>
          <w:sz w:val="48"/>
          <w:szCs w:val="48"/>
          <w:rtl/>
          <w:lang w:bidi="fa-IR"/>
        </w:rPr>
        <w:t>ا</w:t>
      </w:r>
      <w:r>
        <w:rPr>
          <w:rFonts w:hint="cs"/>
          <w:b/>
          <w:bCs/>
          <w:sz w:val="48"/>
          <w:szCs w:val="48"/>
          <w:rtl/>
          <w:lang w:bidi="fa-IR"/>
        </w:rPr>
        <w:t>ستیک بی</w:t>
      </w:r>
      <w:r w:rsidR="003C0ED0">
        <w:rPr>
          <w:rFonts w:hint="cs"/>
          <w:b/>
          <w:bCs/>
          <w:sz w:val="48"/>
          <w:szCs w:val="48"/>
          <w:rtl/>
          <w:lang w:bidi="fa-IR"/>
        </w:rPr>
        <w:t xml:space="preserve"> </w:t>
      </w:r>
      <w:r>
        <w:rPr>
          <w:rFonts w:hint="cs"/>
          <w:b/>
          <w:bCs/>
          <w:sz w:val="48"/>
          <w:szCs w:val="48"/>
          <w:rtl/>
          <w:lang w:bidi="fa-IR"/>
        </w:rPr>
        <w:t>سیم</w:t>
      </w:r>
    </w:p>
    <w:p w14:paraId="14CEB7B0" w14:textId="77777777" w:rsidR="007259F5" w:rsidRPr="00FE53C2" w:rsidRDefault="007259F5" w:rsidP="00FE53C2">
      <w:pPr>
        <w:ind w:left="567" w:firstLine="0"/>
        <w:jc w:val="center"/>
        <w:rPr>
          <w:b/>
          <w:bCs/>
          <w:sz w:val="48"/>
          <w:szCs w:val="48"/>
          <w:rtl/>
        </w:rPr>
      </w:pPr>
    </w:p>
    <w:p w14:paraId="596987D1" w14:textId="730C6BAF" w:rsidR="007259F5" w:rsidRPr="00FE53C2" w:rsidRDefault="007259F5" w:rsidP="00FE53C2">
      <w:pPr>
        <w:ind w:left="567" w:firstLine="0"/>
        <w:jc w:val="center"/>
        <w:rPr>
          <w:b/>
          <w:bCs/>
          <w:sz w:val="48"/>
          <w:szCs w:val="48"/>
          <w:rtl/>
        </w:rPr>
      </w:pPr>
      <w:r w:rsidRPr="00FE53C2">
        <w:rPr>
          <w:rFonts w:hint="cs"/>
          <w:b/>
          <w:bCs/>
          <w:sz w:val="48"/>
          <w:szCs w:val="48"/>
          <w:rtl/>
        </w:rPr>
        <w:t xml:space="preserve">گروه  </w:t>
      </w:r>
      <w:commentRangeStart w:id="0"/>
      <w:r w:rsidRPr="00FE53C2">
        <w:rPr>
          <w:rFonts w:hint="cs"/>
          <w:b/>
          <w:bCs/>
          <w:sz w:val="48"/>
          <w:szCs w:val="48"/>
          <w:rtl/>
        </w:rPr>
        <w:t>الکترونیک</w:t>
      </w:r>
      <w:commentRangeEnd w:id="0"/>
      <w:r w:rsidRPr="00FE53C2">
        <w:rPr>
          <w:b/>
          <w:bCs/>
          <w:sz w:val="48"/>
          <w:szCs w:val="48"/>
          <w:rtl/>
        </w:rPr>
        <w:commentReference w:id="0"/>
      </w:r>
    </w:p>
    <w:p w14:paraId="408C5590" w14:textId="77777777" w:rsidR="007259F5" w:rsidRPr="00FE53C2" w:rsidRDefault="007259F5" w:rsidP="00FE53C2">
      <w:pPr>
        <w:ind w:left="567" w:firstLine="0"/>
        <w:jc w:val="center"/>
        <w:rPr>
          <w:b/>
          <w:bCs/>
          <w:sz w:val="48"/>
          <w:szCs w:val="48"/>
          <w:rtl/>
        </w:rPr>
      </w:pPr>
    </w:p>
    <w:p w14:paraId="62BB39B8" w14:textId="77777777" w:rsidR="007259F5" w:rsidRPr="007259F5" w:rsidRDefault="007259F5" w:rsidP="007259F5">
      <w:pPr>
        <w:ind w:left="567" w:firstLine="0"/>
        <w:rPr>
          <w:rtl/>
        </w:rPr>
      </w:pPr>
    </w:p>
    <w:p w14:paraId="43A241D4" w14:textId="77777777" w:rsidR="007259F5" w:rsidRPr="007259F5" w:rsidRDefault="007259F5" w:rsidP="007259F5">
      <w:pPr>
        <w:ind w:left="567" w:firstLine="0"/>
        <w:rPr>
          <w:rtl/>
        </w:rPr>
        <w:sectPr w:rsidR="007259F5" w:rsidRPr="007259F5" w:rsidSect="005170A9">
          <w:footerReference w:type="default" r:id="rId11"/>
          <w:footnotePr>
            <w:numRestart w:val="eachPage"/>
          </w:footnotePr>
          <w:pgSz w:w="11907" w:h="16839" w:code="9"/>
          <w:pgMar w:top="2127" w:right="1647" w:bottom="1440" w:left="1134" w:header="720" w:footer="54" w:gutter="0"/>
          <w:cols w:space="720"/>
          <w:noEndnote/>
          <w:bidi/>
          <w:docGrid w:linePitch="360"/>
        </w:sectPr>
      </w:pPr>
    </w:p>
    <w:p w14:paraId="42C430C4" w14:textId="77777777" w:rsidR="007259F5" w:rsidRPr="007259F5" w:rsidRDefault="007259F5" w:rsidP="007259F5">
      <w:pPr>
        <w:ind w:left="567" w:firstLine="0"/>
        <w:rPr>
          <w:rtl/>
        </w:rPr>
      </w:pPr>
      <w:r w:rsidRPr="007259F5"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267D632" wp14:editId="44913818">
                <wp:simplePos x="0" y="0"/>
                <wp:positionH relativeFrom="margin">
                  <wp:posOffset>4904740</wp:posOffset>
                </wp:positionH>
                <wp:positionV relativeFrom="margin">
                  <wp:posOffset>9886950</wp:posOffset>
                </wp:positionV>
                <wp:extent cx="2304415" cy="421640"/>
                <wp:effectExtent l="0" t="0" r="0" b="0"/>
                <wp:wrapSquare wrapText="bothSides"/>
                <wp:docPr id="7" name="Text Box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42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158248" w14:textId="77777777" w:rsidR="007E4186" w:rsidRPr="00B016DE" w:rsidRDefault="007E4186" w:rsidP="007259F5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B016DE">
                              <w:rPr>
                                <w:rFonts w:hint="cs"/>
                                <w:b/>
                                <w:bCs/>
                                <w:color w:val="C00000"/>
                                <w:rtl/>
                              </w:rPr>
                              <w:t>شرکت فرند پیمایش</w:t>
                            </w:r>
                            <w:r w:rsidRPr="00B016DE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B016DE">
                              <w:rPr>
                                <w:rFonts w:hint="cs"/>
                                <w:b/>
                                <w:bCs/>
                                <w:color w:val="595959"/>
                                <w:rtl/>
                              </w:rPr>
                              <w:t>(دانش بنیان)</w:t>
                            </w:r>
                            <w:r w:rsidRPr="00B016DE">
                              <w:rPr>
                                <w:b/>
                                <w:bCs/>
                                <w:rtl/>
                              </w:rPr>
                              <w:br/>
                            </w:r>
                          </w:p>
                          <w:p w14:paraId="6333EE54" w14:textId="77777777" w:rsidR="007E4186" w:rsidRDefault="007E4186" w:rsidP="007259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7D632" id="_x0000_t202" coordsize="21600,21600" o:spt="202" path="m,l,21600r21600,l21600,xe">
                <v:stroke joinstyle="miter"/>
                <v:path gradientshapeok="t" o:connecttype="rect"/>
              </v:shapetype>
              <v:shape id="Text Box 612" o:spid="_x0000_s1026" type="#_x0000_t202" style="position:absolute;left:0;text-align:left;margin-left:386.2pt;margin-top:778.5pt;width:181.45pt;height:33.2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" stroked="f">
                <v:textbox>
                  <w:txbxContent>
                    <w:p w14:paraId="5B158248" w14:textId="77777777" w:rsidR="007E4186" w:rsidRPr="00B016DE" w:rsidRDefault="007E4186" w:rsidP="007259F5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B016DE">
                        <w:rPr>
                          <w:rFonts w:hint="cs"/>
                          <w:b/>
                          <w:bCs/>
                          <w:color w:val="C00000"/>
                          <w:rtl/>
                        </w:rPr>
                        <w:t>شرکت فرند پیمایش</w:t>
                      </w:r>
                      <w:r w:rsidRPr="00B016DE">
                        <w:rPr>
                          <w:rFonts w:hint="cs"/>
                          <w:b/>
                          <w:bCs/>
                          <w:rtl/>
                        </w:rPr>
                        <w:t xml:space="preserve"> </w:t>
                      </w:r>
                      <w:r w:rsidRPr="00B016DE">
                        <w:rPr>
                          <w:rFonts w:hint="cs"/>
                          <w:b/>
                          <w:bCs/>
                          <w:color w:val="595959"/>
                          <w:rtl/>
                        </w:rPr>
                        <w:t>(دانش بنیان)</w:t>
                      </w:r>
                      <w:r w:rsidRPr="00B016DE">
                        <w:rPr>
                          <w:b/>
                          <w:bCs/>
                          <w:rtl/>
                        </w:rPr>
                        <w:br/>
                      </w:r>
                    </w:p>
                    <w:p w14:paraId="6333EE54" w14:textId="77777777" w:rsidR="007E4186" w:rsidRDefault="007E4186" w:rsidP="007259F5"/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7259F5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221DB32" wp14:editId="37E2C4E9">
                <wp:simplePos x="0" y="0"/>
                <wp:positionH relativeFrom="margin">
                  <wp:posOffset>4904740</wp:posOffset>
                </wp:positionH>
                <wp:positionV relativeFrom="margin">
                  <wp:posOffset>9886950</wp:posOffset>
                </wp:positionV>
                <wp:extent cx="2304415" cy="421640"/>
                <wp:effectExtent l="0" t="0" r="0" b="0"/>
                <wp:wrapSquare wrapText="bothSides"/>
                <wp:docPr id="6" name="Text Box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42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4AF51D" w14:textId="77777777" w:rsidR="007E4186" w:rsidRPr="00B016DE" w:rsidRDefault="007E4186" w:rsidP="007259F5">
                            <w:pPr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B016DE">
                              <w:rPr>
                                <w:rFonts w:hint="cs"/>
                                <w:b/>
                                <w:bCs/>
                                <w:color w:val="C00000"/>
                                <w:rtl/>
                              </w:rPr>
                              <w:t>شرکت فرند پیمایش</w:t>
                            </w:r>
                            <w:r w:rsidRPr="00B016DE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B016DE">
                              <w:rPr>
                                <w:rFonts w:hint="cs"/>
                                <w:b/>
                                <w:bCs/>
                                <w:color w:val="595959"/>
                                <w:rtl/>
                              </w:rPr>
                              <w:t>(دانش بنیان)</w:t>
                            </w:r>
                            <w:r w:rsidRPr="00B016DE">
                              <w:rPr>
                                <w:b/>
                                <w:bCs/>
                                <w:rtl/>
                              </w:rPr>
                              <w:br/>
                            </w:r>
                          </w:p>
                          <w:p w14:paraId="08AA4942" w14:textId="77777777" w:rsidR="007E4186" w:rsidRDefault="007E4186" w:rsidP="007259F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1DB32" id="_x0000_s1027" type="#_x0000_t202" style="position:absolute;left:0;text-align:left;margin-left:386.2pt;margin-top:778.5pt;width:181.45pt;height:33.2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" stroked="f">
                <v:textbox>
                  <w:txbxContent>
                    <w:p w14:paraId="5A4AF51D" w14:textId="77777777" w:rsidR="007E4186" w:rsidRPr="00B016DE" w:rsidRDefault="007E4186" w:rsidP="007259F5">
                      <w:pPr>
                        <w:jc w:val="left"/>
                        <w:rPr>
                          <w:b/>
                          <w:bCs/>
                        </w:rPr>
                      </w:pPr>
                      <w:r w:rsidRPr="00B016DE">
                        <w:rPr>
                          <w:rFonts w:hint="cs"/>
                          <w:b/>
                          <w:bCs/>
                          <w:color w:val="C00000"/>
                          <w:rtl/>
                        </w:rPr>
                        <w:t>شرکت فرند پیمایش</w:t>
                      </w:r>
                      <w:r w:rsidRPr="00B016DE">
                        <w:rPr>
                          <w:rFonts w:hint="cs"/>
                          <w:b/>
                          <w:bCs/>
                          <w:rtl/>
                        </w:rPr>
                        <w:t xml:space="preserve"> </w:t>
                      </w:r>
                      <w:r w:rsidRPr="00B016DE">
                        <w:rPr>
                          <w:rFonts w:hint="cs"/>
                          <w:b/>
                          <w:bCs/>
                          <w:color w:val="595959"/>
                          <w:rtl/>
                        </w:rPr>
                        <w:t>(دانش بنیان)</w:t>
                      </w:r>
                      <w:r w:rsidRPr="00B016DE">
                        <w:rPr>
                          <w:b/>
                          <w:bCs/>
                          <w:rtl/>
                        </w:rPr>
                        <w:br/>
                      </w:r>
                    </w:p>
                    <w:p w14:paraId="08AA4942" w14:textId="77777777" w:rsidR="007E4186" w:rsidRDefault="007E4186" w:rsidP="007259F5"/>
                  </w:txbxContent>
                </v:textbox>
                <w10:wrap type="square" anchorx="margin" anchory="margin"/>
              </v:shape>
            </w:pict>
          </mc:Fallback>
        </mc:AlternateContent>
      </w:r>
    </w:p>
    <w:sdt>
      <w:sdtPr>
        <w:rPr>
          <w:rtl/>
        </w:rPr>
        <w:id w:val="6532759"/>
        <w:docPartObj>
          <w:docPartGallery w:val="Table of Contents"/>
          <w:docPartUnique/>
        </w:docPartObj>
      </w:sdtPr>
      <w:sdtContent>
        <w:p w14:paraId="7B8FA55E" w14:textId="77777777" w:rsidR="007259F5" w:rsidRPr="007259F5" w:rsidRDefault="007259F5" w:rsidP="007259F5">
          <w:pPr>
            <w:ind w:left="567" w:firstLine="0"/>
            <w:rPr>
              <w:rtl/>
            </w:rPr>
          </w:pPr>
          <w:r w:rsidRPr="007259F5">
            <w:rPr>
              <w:rtl/>
            </w:rPr>
            <w:t>فهرست موضوعات</w:t>
          </w:r>
        </w:p>
        <w:p w14:paraId="50C80301" w14:textId="77777777" w:rsidR="007259F5" w:rsidRPr="007259F5" w:rsidRDefault="007259F5" w:rsidP="007259F5">
          <w:pPr>
            <w:ind w:left="567" w:firstLine="0"/>
            <w:rPr>
              <w:rtl/>
            </w:rPr>
          </w:pPr>
        </w:p>
        <w:p w14:paraId="26185C1F" w14:textId="1B1D0F29" w:rsidR="00E00B62" w:rsidRDefault="007259F5">
          <w:pPr>
            <w:pStyle w:val="TOC1"/>
            <w:tabs>
              <w:tab w:val="left" w:pos="567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 w:rsidRPr="007259F5">
            <w:fldChar w:fldCharType="begin"/>
          </w:r>
          <w:r w:rsidRPr="007259F5">
            <w:instrText xml:space="preserve"> TOC \o "1-5" \u </w:instrText>
          </w:r>
          <w:r w:rsidRPr="007259F5">
            <w:fldChar w:fldCharType="separate"/>
          </w:r>
          <w:r w:rsidR="00E00B62">
            <w:t>1.</w:t>
          </w:r>
          <w:r w:rsidR="00E00B62"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  <w:tab/>
          </w:r>
          <w:r w:rsidR="00E00B62">
            <w:rPr>
              <w:rtl/>
            </w:rPr>
            <w:t>مقدمه</w:t>
          </w:r>
          <w:r w:rsidR="00E00B62">
            <w:rPr>
              <w:rtl/>
            </w:rPr>
            <w:tab/>
          </w:r>
          <w:r w:rsidR="00E00B62">
            <w:rPr>
              <w:rtl/>
            </w:rPr>
            <w:fldChar w:fldCharType="begin"/>
          </w:r>
          <w:r w:rsidR="00E00B62">
            <w:rPr>
              <w:rtl/>
            </w:rPr>
            <w:instrText xml:space="preserve"> </w:instrText>
          </w:r>
          <w:r w:rsidR="00E00B62">
            <w:instrText>PAGEREF</w:instrText>
          </w:r>
          <w:r w:rsidR="00E00B62">
            <w:rPr>
              <w:rtl/>
            </w:rPr>
            <w:instrText xml:space="preserve"> _</w:instrText>
          </w:r>
          <w:r w:rsidR="00E00B62">
            <w:instrText>Toc131597541 \h</w:instrText>
          </w:r>
          <w:r w:rsidR="00E00B62">
            <w:rPr>
              <w:rtl/>
            </w:rPr>
            <w:instrText xml:space="preserve"> </w:instrText>
          </w:r>
          <w:r w:rsidR="00E00B62">
            <w:rPr>
              <w:rtl/>
            </w:rPr>
          </w:r>
          <w:r w:rsidR="00E00B62">
            <w:rPr>
              <w:rtl/>
            </w:rPr>
            <w:fldChar w:fldCharType="separate"/>
          </w:r>
          <w:r w:rsidR="00E00B62">
            <w:rPr>
              <w:rtl/>
            </w:rPr>
            <w:t>7</w:t>
          </w:r>
          <w:r w:rsidR="00E00B62">
            <w:rPr>
              <w:rtl/>
            </w:rPr>
            <w:fldChar w:fldCharType="end"/>
          </w:r>
        </w:p>
        <w:p w14:paraId="0F92C557" w14:textId="045A76FB" w:rsidR="00E00B62" w:rsidRDefault="00E00B62">
          <w:pPr>
            <w:pStyle w:val="TOC1"/>
            <w:tabs>
              <w:tab w:val="left" w:pos="567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>
            <w:t>2.</w:t>
          </w:r>
          <w:r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  <w:tab/>
          </w:r>
          <w:r>
            <w:rPr>
              <w:rtl/>
            </w:rPr>
            <w:t>طرح مسأله و کاربرد مورد نظر</w:t>
          </w:r>
          <w:r>
            <w:rPr>
              <w:rtl/>
            </w:rPr>
            <w:tab/>
          </w:r>
          <w:r>
            <w:rPr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>PAGEREF</w:instrText>
          </w:r>
          <w:r>
            <w:rPr>
              <w:rtl/>
            </w:rPr>
            <w:instrText xml:space="preserve"> _</w:instrText>
          </w:r>
          <w:r>
            <w:instrText>Toc131597542 \h</w:instrText>
          </w:r>
          <w:r>
            <w:rPr>
              <w:rtl/>
            </w:rPr>
            <w:instrText xml:space="preserve"> </w:instrText>
          </w:r>
          <w:r>
            <w:rPr>
              <w:rtl/>
            </w:rPr>
          </w:r>
          <w:r>
            <w:rPr>
              <w:rtl/>
            </w:rPr>
            <w:fldChar w:fldCharType="separate"/>
          </w:r>
          <w:r>
            <w:rPr>
              <w:rtl/>
            </w:rPr>
            <w:t>7</w:t>
          </w:r>
          <w:r>
            <w:rPr>
              <w:rtl/>
            </w:rPr>
            <w:fldChar w:fldCharType="end"/>
          </w:r>
        </w:p>
        <w:p w14:paraId="0CA9574D" w14:textId="0DE87F06" w:rsidR="00E00B62" w:rsidRDefault="00E00B62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>
            <w:rPr>
              <w:rtl/>
            </w:rPr>
            <w:t>3.</w:t>
          </w:r>
          <w:r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  <w:tab/>
          </w:r>
          <w:r>
            <w:rPr>
              <w:rtl/>
            </w:rPr>
            <w:t>راه حل پ</w:t>
          </w:r>
          <w:r>
            <w:rPr>
              <w:rFonts w:hint="cs"/>
              <w:rtl/>
            </w:rPr>
            <w:t>ی</w:t>
          </w:r>
          <w:r>
            <w:rPr>
              <w:rFonts w:hint="eastAsia"/>
              <w:rtl/>
            </w:rPr>
            <w:t>شنهاد</w:t>
          </w:r>
          <w:r>
            <w:rPr>
              <w:rFonts w:hint="cs"/>
              <w:rtl/>
            </w:rPr>
            <w:t>ی</w:t>
          </w:r>
          <w:r>
            <w:rPr>
              <w:rtl/>
            </w:rPr>
            <w:tab/>
          </w:r>
          <w:r>
            <w:rPr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>PAGEREF</w:instrText>
          </w:r>
          <w:r>
            <w:rPr>
              <w:rtl/>
            </w:rPr>
            <w:instrText xml:space="preserve"> _</w:instrText>
          </w:r>
          <w:r>
            <w:instrText>Toc131597543 \h</w:instrText>
          </w:r>
          <w:r>
            <w:rPr>
              <w:rtl/>
            </w:rPr>
            <w:instrText xml:space="preserve"> </w:instrText>
          </w:r>
          <w:r>
            <w:rPr>
              <w:rtl/>
            </w:rPr>
          </w:r>
          <w:r>
            <w:rPr>
              <w:rtl/>
            </w:rPr>
            <w:fldChar w:fldCharType="separate"/>
          </w:r>
          <w:r>
            <w:rPr>
              <w:rtl/>
            </w:rPr>
            <w:t>9</w:t>
          </w:r>
          <w:r>
            <w:rPr>
              <w:rtl/>
            </w:rPr>
            <w:fldChar w:fldCharType="end"/>
          </w:r>
        </w:p>
        <w:p w14:paraId="5786DD64" w14:textId="78504C01" w:rsidR="00E00B62" w:rsidRDefault="00E00B62">
          <w:pPr>
            <w:pStyle w:val="TOC1"/>
            <w:tabs>
              <w:tab w:val="left" w:pos="567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>
            <w:rPr>
              <w:rtl/>
            </w:rPr>
            <w:t>4.</w:t>
          </w:r>
          <w:r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  <w:tab/>
          </w:r>
          <w:r>
            <w:rPr>
              <w:rtl/>
            </w:rPr>
            <w:t>پ</w:t>
          </w:r>
          <w:r>
            <w:rPr>
              <w:rFonts w:hint="cs"/>
              <w:rtl/>
            </w:rPr>
            <w:t>ی</w:t>
          </w:r>
          <w:r>
            <w:rPr>
              <w:rFonts w:hint="eastAsia"/>
              <w:rtl/>
            </w:rPr>
            <w:t>اده</w:t>
          </w:r>
          <w:r>
            <w:rPr>
              <w:rtl/>
            </w:rPr>
            <w:t xml:space="preserve"> ساز</w:t>
          </w:r>
          <w:r>
            <w:rPr>
              <w:rFonts w:hint="cs"/>
              <w:rtl/>
            </w:rPr>
            <w:t>ی</w:t>
          </w:r>
          <w:r>
            <w:rPr>
              <w:rtl/>
            </w:rPr>
            <w:t xml:space="preserve"> الگور</w:t>
          </w:r>
          <w:r>
            <w:rPr>
              <w:rFonts w:hint="cs"/>
              <w:rtl/>
            </w:rPr>
            <w:t>ی</w:t>
          </w:r>
          <w:r>
            <w:rPr>
              <w:rFonts w:hint="eastAsia"/>
              <w:rtl/>
            </w:rPr>
            <w:t>تم</w:t>
          </w:r>
          <w:r>
            <w:rPr>
              <w:rtl/>
            </w:rPr>
            <w:tab/>
          </w:r>
          <w:r>
            <w:rPr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>PAGEREF</w:instrText>
          </w:r>
          <w:r>
            <w:rPr>
              <w:rtl/>
            </w:rPr>
            <w:instrText xml:space="preserve"> _</w:instrText>
          </w:r>
          <w:r>
            <w:instrText>Toc131597544 \h</w:instrText>
          </w:r>
          <w:r>
            <w:rPr>
              <w:rtl/>
            </w:rPr>
            <w:instrText xml:space="preserve"> </w:instrText>
          </w:r>
          <w:r>
            <w:rPr>
              <w:rtl/>
            </w:rPr>
          </w:r>
          <w:r>
            <w:rPr>
              <w:rtl/>
            </w:rPr>
            <w:fldChar w:fldCharType="separate"/>
          </w:r>
          <w:r>
            <w:rPr>
              <w:rtl/>
            </w:rPr>
            <w:t>10</w:t>
          </w:r>
          <w:r>
            <w:rPr>
              <w:rtl/>
            </w:rPr>
            <w:fldChar w:fldCharType="end"/>
          </w:r>
        </w:p>
        <w:p w14:paraId="6BE83CE9" w14:textId="77CA647F" w:rsidR="00E00B62" w:rsidRDefault="00E00B62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>
            <w:rPr>
              <w:rtl/>
            </w:rPr>
            <w:t>5.</w:t>
          </w:r>
          <w:r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  <w:tab/>
          </w:r>
          <w:r>
            <w:rPr>
              <w:rtl/>
            </w:rPr>
            <w:t>ل</w:t>
          </w:r>
          <w:r>
            <w:rPr>
              <w:rFonts w:hint="cs"/>
              <w:rtl/>
            </w:rPr>
            <w:t>ی</w:t>
          </w:r>
          <w:r>
            <w:rPr>
              <w:rFonts w:hint="eastAsia"/>
              <w:rtl/>
            </w:rPr>
            <w:t>ست</w:t>
          </w:r>
          <w:r>
            <w:rPr>
              <w:rtl/>
            </w:rPr>
            <w:t xml:space="preserve"> توابع</w:t>
          </w:r>
          <w:r>
            <w:rPr>
              <w:rtl/>
            </w:rPr>
            <w:tab/>
          </w:r>
          <w:r>
            <w:rPr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>PAGEREF</w:instrText>
          </w:r>
          <w:r>
            <w:rPr>
              <w:rtl/>
            </w:rPr>
            <w:instrText xml:space="preserve"> _</w:instrText>
          </w:r>
          <w:r>
            <w:instrText>Toc131597545 \h</w:instrText>
          </w:r>
          <w:r>
            <w:rPr>
              <w:rtl/>
            </w:rPr>
            <w:instrText xml:space="preserve"> </w:instrText>
          </w:r>
          <w:r>
            <w:rPr>
              <w:rtl/>
            </w:rPr>
          </w:r>
          <w:r>
            <w:rPr>
              <w:rtl/>
            </w:rPr>
            <w:fldChar w:fldCharType="separate"/>
          </w:r>
          <w:r>
            <w:rPr>
              <w:rtl/>
            </w:rPr>
            <w:t>14</w:t>
          </w:r>
          <w:r>
            <w:rPr>
              <w:rtl/>
            </w:rPr>
            <w:fldChar w:fldCharType="end"/>
          </w:r>
        </w:p>
        <w:p w14:paraId="4775B2F3" w14:textId="5BCB4646" w:rsidR="00E00B62" w:rsidRDefault="00E00B62">
          <w:pPr>
            <w:pStyle w:val="TOC1"/>
            <w:tabs>
              <w:tab w:val="left" w:pos="567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>
            <w:rPr>
              <w:rtl/>
            </w:rPr>
            <w:t>6.</w:t>
          </w:r>
          <w:r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  <w:tab/>
          </w:r>
          <w:r>
            <w:rPr>
              <w:rtl/>
            </w:rPr>
            <w:t>روش استفاده از کتابخانه</w:t>
          </w:r>
          <w:r>
            <w:rPr>
              <w:rtl/>
            </w:rPr>
            <w:tab/>
          </w:r>
          <w:r>
            <w:rPr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>PAGEREF</w:instrText>
          </w:r>
          <w:r>
            <w:rPr>
              <w:rtl/>
            </w:rPr>
            <w:instrText xml:space="preserve"> _</w:instrText>
          </w:r>
          <w:r>
            <w:instrText>Toc131597547 \h</w:instrText>
          </w:r>
          <w:r>
            <w:rPr>
              <w:rtl/>
            </w:rPr>
            <w:instrText xml:space="preserve"> </w:instrText>
          </w:r>
          <w:r>
            <w:rPr>
              <w:rtl/>
            </w:rPr>
          </w:r>
          <w:r>
            <w:rPr>
              <w:rtl/>
            </w:rPr>
            <w:fldChar w:fldCharType="separate"/>
          </w:r>
          <w:r>
            <w:rPr>
              <w:rtl/>
            </w:rPr>
            <w:t>16</w:t>
          </w:r>
          <w:r>
            <w:rPr>
              <w:rtl/>
            </w:rPr>
            <w:fldChar w:fldCharType="end"/>
          </w:r>
        </w:p>
        <w:p w14:paraId="095EFB4F" w14:textId="033F1B22" w:rsidR="00E00B62" w:rsidRDefault="00E00B62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</w:pPr>
          <w:r>
            <w:rPr>
              <w:rtl/>
            </w:rPr>
            <w:t>7.</w:t>
          </w:r>
          <w:r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rtl/>
              <w:lang w:bidi="ar-SA"/>
            </w:rPr>
            <w:tab/>
          </w:r>
          <w:r>
            <w:rPr>
              <w:rtl/>
            </w:rPr>
            <w:t>پ</w:t>
          </w:r>
          <w:r>
            <w:rPr>
              <w:rFonts w:hint="cs"/>
              <w:rtl/>
            </w:rPr>
            <w:t>ی</w:t>
          </w:r>
          <w:r>
            <w:rPr>
              <w:rFonts w:hint="eastAsia"/>
              <w:rtl/>
            </w:rPr>
            <w:t>وست</w:t>
          </w:r>
          <w:r>
            <w:rPr>
              <w:rtl/>
            </w:rPr>
            <w:tab/>
          </w:r>
          <w:r>
            <w:rPr>
              <w:rtl/>
            </w:rPr>
            <w:fldChar w:fldCharType="begin"/>
          </w:r>
          <w:r>
            <w:rPr>
              <w:rtl/>
            </w:rPr>
            <w:instrText xml:space="preserve"> </w:instrText>
          </w:r>
          <w:r>
            <w:instrText>PAGEREF</w:instrText>
          </w:r>
          <w:r>
            <w:rPr>
              <w:rtl/>
            </w:rPr>
            <w:instrText xml:space="preserve"> _</w:instrText>
          </w:r>
          <w:r>
            <w:instrText>Toc131597548 \h</w:instrText>
          </w:r>
          <w:r>
            <w:rPr>
              <w:rtl/>
            </w:rPr>
            <w:instrText xml:space="preserve"> </w:instrText>
          </w:r>
          <w:r>
            <w:rPr>
              <w:rtl/>
            </w:rPr>
          </w:r>
          <w:r>
            <w:rPr>
              <w:rtl/>
            </w:rPr>
            <w:fldChar w:fldCharType="separate"/>
          </w:r>
          <w:r>
            <w:rPr>
              <w:rtl/>
            </w:rPr>
            <w:t>19</w:t>
          </w:r>
          <w:r>
            <w:rPr>
              <w:rtl/>
            </w:rPr>
            <w:fldChar w:fldCharType="end"/>
          </w:r>
        </w:p>
        <w:p w14:paraId="77468D34" w14:textId="77777777" w:rsidR="007259F5" w:rsidRPr="007259F5" w:rsidRDefault="007259F5" w:rsidP="007259F5">
          <w:pPr>
            <w:ind w:left="567" w:firstLine="0"/>
            <w:rPr>
              <w:rtl/>
            </w:rPr>
          </w:pPr>
          <w:r w:rsidRPr="007259F5">
            <w:fldChar w:fldCharType="end"/>
          </w:r>
        </w:p>
      </w:sdtContent>
    </w:sdt>
    <w:p w14:paraId="68A404EA" w14:textId="77777777" w:rsidR="007259F5" w:rsidRPr="007259F5" w:rsidRDefault="007259F5" w:rsidP="007259F5">
      <w:pPr>
        <w:ind w:left="567" w:firstLine="0"/>
        <w:rPr>
          <w:rtl/>
        </w:rPr>
      </w:pPr>
    </w:p>
    <w:p w14:paraId="775D7D1D" w14:textId="77777777" w:rsidR="007259F5" w:rsidRPr="007259F5" w:rsidRDefault="007259F5" w:rsidP="007259F5">
      <w:pPr>
        <w:ind w:left="567" w:firstLine="0"/>
        <w:rPr>
          <w:rtl/>
        </w:rPr>
        <w:sectPr w:rsidR="007259F5" w:rsidRPr="007259F5" w:rsidSect="00865792">
          <w:headerReference w:type="even" r:id="rId12"/>
          <w:headerReference w:type="default" r:id="rId13"/>
          <w:footerReference w:type="default" r:id="rId14"/>
          <w:headerReference w:type="first" r:id="rId15"/>
          <w:footnotePr>
            <w:numRestart w:val="eachPage"/>
          </w:footnotePr>
          <w:pgSz w:w="11907" w:h="16839" w:code="9"/>
          <w:pgMar w:top="1440" w:right="1701" w:bottom="1440" w:left="1134" w:header="720" w:footer="57" w:gutter="0"/>
          <w:cols w:space="720"/>
          <w:noEndnote/>
          <w:bidi/>
          <w:docGrid w:linePitch="360"/>
        </w:sectPr>
      </w:pPr>
    </w:p>
    <w:p w14:paraId="5895C841" w14:textId="77777777" w:rsidR="007259F5" w:rsidRPr="007259F5" w:rsidRDefault="007259F5" w:rsidP="007259F5">
      <w:pPr>
        <w:ind w:left="567" w:firstLine="0"/>
        <w:rPr>
          <w:rtl/>
        </w:rPr>
      </w:pPr>
      <w:bookmarkStart w:id="1" w:name="_Toc344728158"/>
      <w:r w:rsidRPr="007259F5">
        <w:rPr>
          <w:rFonts w:hint="cs"/>
          <w:rtl/>
        </w:rPr>
        <w:lastRenderedPageBreak/>
        <w:t>فهرست شکل‌ها</w:t>
      </w:r>
      <w:bookmarkEnd w:id="1"/>
    </w:p>
    <w:p w14:paraId="0530563C" w14:textId="77777777" w:rsidR="007259F5" w:rsidRPr="007259F5" w:rsidRDefault="007259F5" w:rsidP="007259F5">
      <w:pPr>
        <w:ind w:left="567" w:firstLine="0"/>
        <w:rPr>
          <w:rtl/>
        </w:rPr>
      </w:pPr>
      <w:r w:rsidRPr="007259F5">
        <w:rPr>
          <w:rtl/>
        </w:rPr>
        <w:fldChar w:fldCharType="begin"/>
      </w:r>
      <w:r w:rsidRPr="007259F5">
        <w:rPr>
          <w:rtl/>
        </w:rPr>
        <w:instrText xml:space="preserve"> </w:instrText>
      </w:r>
      <w:r w:rsidRPr="007259F5">
        <w:instrText>TOC</w:instrText>
      </w:r>
      <w:r w:rsidRPr="007259F5">
        <w:rPr>
          <w:rtl/>
        </w:rPr>
        <w:instrText xml:space="preserve"> \</w:instrText>
      </w:r>
      <w:r w:rsidRPr="007259F5">
        <w:instrText>h \z \c</w:instrText>
      </w:r>
      <w:r w:rsidRPr="007259F5">
        <w:rPr>
          <w:rtl/>
        </w:rPr>
        <w:instrText xml:space="preserve"> "شکل" </w:instrText>
      </w:r>
      <w:r w:rsidRPr="007259F5">
        <w:rPr>
          <w:rtl/>
        </w:rPr>
        <w:fldChar w:fldCharType="separate"/>
      </w:r>
      <w:hyperlink w:anchor="_Toc391910249" w:history="1">
        <w:r w:rsidRPr="007259F5">
          <w:rPr>
            <w:rStyle w:val="Hyperlink"/>
            <w:rFonts w:hint="eastAsia"/>
            <w:rtl/>
          </w:rPr>
          <w:t>شکل</w:t>
        </w:r>
        <w:r w:rsidRPr="007259F5">
          <w:rPr>
            <w:rStyle w:val="Hyperlink"/>
            <w:rtl/>
          </w:rPr>
          <w:t xml:space="preserve"> </w:t>
        </w:r>
        <w:r w:rsidRPr="007259F5">
          <w:rPr>
            <w:rStyle w:val="Hyperlink"/>
            <w:rFonts w:hint="eastAsia"/>
            <w:rtl/>
          </w:rPr>
          <w:t>‏</w:t>
        </w:r>
        <w:r w:rsidRPr="007259F5">
          <w:rPr>
            <w:rStyle w:val="Hyperlink"/>
            <w:rtl/>
          </w:rPr>
          <w:t>1</w:t>
        </w:r>
        <w:r w:rsidRPr="007259F5">
          <w:rPr>
            <w:rStyle w:val="Hyperlink"/>
            <w:rtl/>
          </w:rPr>
          <w:noBreakHyphen/>
          <w:t xml:space="preserve">1 </w:t>
        </w:r>
        <w:r w:rsidRPr="007259F5">
          <w:rPr>
            <w:rStyle w:val="Hyperlink"/>
            <w:rFonts w:hint="eastAsia"/>
            <w:rtl/>
          </w:rPr>
          <w:t>نام</w:t>
        </w:r>
        <w:r w:rsidRPr="007259F5">
          <w:rPr>
            <w:rStyle w:val="Hyperlink"/>
            <w:rtl/>
          </w:rPr>
          <w:t xml:space="preserve"> </w:t>
        </w:r>
        <w:r w:rsidRPr="007259F5">
          <w:rPr>
            <w:rStyle w:val="Hyperlink"/>
            <w:rFonts w:hint="eastAsia"/>
            <w:rtl/>
          </w:rPr>
          <w:t>شکل</w:t>
        </w:r>
        <w:r w:rsidRPr="007259F5">
          <w:rPr>
            <w:rStyle w:val="Hyperlink"/>
            <w:rtl/>
          </w:rPr>
          <w:t>.</w:t>
        </w:r>
        <w:r w:rsidRPr="007259F5">
          <w:rPr>
            <w:rStyle w:val="Hyperlink"/>
            <w:webHidden/>
            <w:rtl/>
          </w:rPr>
          <w:tab/>
        </w:r>
        <w:r w:rsidRPr="007259F5">
          <w:rPr>
            <w:rStyle w:val="Hyperlink"/>
            <w:webHidden/>
            <w:rtl/>
          </w:rPr>
          <w:fldChar w:fldCharType="begin"/>
        </w:r>
        <w:r w:rsidRPr="007259F5">
          <w:rPr>
            <w:rStyle w:val="Hyperlink"/>
            <w:webHidden/>
            <w:rtl/>
          </w:rPr>
          <w:instrText xml:space="preserve"> </w:instrText>
        </w:r>
        <w:r w:rsidRPr="007259F5">
          <w:rPr>
            <w:rStyle w:val="Hyperlink"/>
            <w:webHidden/>
          </w:rPr>
          <w:instrText>PAGEREF</w:instrText>
        </w:r>
        <w:r w:rsidRPr="007259F5">
          <w:rPr>
            <w:rStyle w:val="Hyperlink"/>
            <w:webHidden/>
            <w:rtl/>
          </w:rPr>
          <w:instrText xml:space="preserve"> _</w:instrText>
        </w:r>
        <w:r w:rsidRPr="007259F5">
          <w:rPr>
            <w:rStyle w:val="Hyperlink"/>
            <w:webHidden/>
          </w:rPr>
          <w:instrText>Toc391910249 \h</w:instrText>
        </w:r>
        <w:r w:rsidRPr="007259F5">
          <w:rPr>
            <w:rStyle w:val="Hyperlink"/>
            <w:webHidden/>
            <w:rtl/>
          </w:rPr>
          <w:instrText xml:space="preserve"> </w:instrText>
        </w:r>
        <w:r w:rsidRPr="007259F5">
          <w:rPr>
            <w:rStyle w:val="Hyperlink"/>
            <w:webHidden/>
            <w:rtl/>
          </w:rPr>
        </w:r>
        <w:r w:rsidRPr="007259F5">
          <w:rPr>
            <w:rStyle w:val="Hyperlink"/>
            <w:webHidden/>
            <w:rtl/>
          </w:rPr>
          <w:fldChar w:fldCharType="separate"/>
        </w:r>
        <w:r w:rsidRPr="007259F5">
          <w:rPr>
            <w:rStyle w:val="Hyperlink"/>
            <w:webHidden/>
            <w:rtl/>
          </w:rPr>
          <w:t>9</w:t>
        </w:r>
        <w:r w:rsidRPr="007259F5">
          <w:rPr>
            <w:rStyle w:val="Hyperlink"/>
            <w:webHidden/>
            <w:rtl/>
          </w:rPr>
          <w:fldChar w:fldCharType="end"/>
        </w:r>
      </w:hyperlink>
    </w:p>
    <w:p w14:paraId="2A68EF80" w14:textId="77777777" w:rsidR="007259F5" w:rsidRPr="007259F5" w:rsidRDefault="007259F5" w:rsidP="007259F5">
      <w:pPr>
        <w:ind w:left="567" w:firstLine="0"/>
      </w:pPr>
      <w:r w:rsidRPr="007259F5">
        <w:rPr>
          <w:rtl/>
        </w:rPr>
        <w:fldChar w:fldCharType="end"/>
      </w:r>
    </w:p>
    <w:p w14:paraId="16B8C1B7" w14:textId="77777777" w:rsidR="007259F5" w:rsidRPr="007259F5" w:rsidRDefault="007259F5" w:rsidP="007259F5">
      <w:pPr>
        <w:ind w:left="567" w:firstLine="0"/>
      </w:pPr>
      <w:r w:rsidRPr="007259F5">
        <w:br w:type="page"/>
      </w:r>
    </w:p>
    <w:p w14:paraId="48EC5682" w14:textId="77777777" w:rsidR="007259F5" w:rsidRPr="007259F5" w:rsidRDefault="007259F5" w:rsidP="007259F5">
      <w:pPr>
        <w:ind w:left="567" w:firstLine="0"/>
        <w:rPr>
          <w:rtl/>
        </w:rPr>
      </w:pPr>
      <w:r w:rsidRPr="007259F5">
        <w:rPr>
          <w:rFonts w:hint="cs"/>
          <w:rtl/>
        </w:rPr>
        <w:lastRenderedPageBreak/>
        <w:t>فهرست جدول‌ها</w:t>
      </w:r>
    </w:p>
    <w:p w14:paraId="73903CB6" w14:textId="01C792FC" w:rsidR="006A36DD" w:rsidRDefault="006A36D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"جدول" </w:instrText>
      </w:r>
      <w:r>
        <w:rPr>
          <w:rtl/>
        </w:rPr>
        <w:fldChar w:fldCharType="separate"/>
      </w:r>
      <w:hyperlink w:anchor="_Toc131596355" w:history="1">
        <w:r w:rsidRPr="00B65DB1">
          <w:rPr>
            <w:rStyle w:val="Hyperlink"/>
            <w:noProof/>
            <w:rtl/>
          </w:rPr>
          <w:t>جدول</w:t>
        </w:r>
        <w:r w:rsidRPr="00B65DB1">
          <w:rPr>
            <w:rStyle w:val="Hyperlink"/>
            <w:noProof/>
          </w:rPr>
          <w:t xml:space="preserve"> 1</w:t>
        </w:r>
        <w:r>
          <w:rPr>
            <w:rStyle w:val="Hyperlink"/>
            <w:rFonts w:hint="cs"/>
            <w:noProof/>
            <w:rtl/>
          </w:rPr>
          <w:t xml:space="preserve">پارامترهای مورد نظر در تولید </w:t>
        </w:r>
        <w:r>
          <w:rPr>
            <w:rStyle w:val="Hyperlink"/>
            <w:noProof/>
          </w:rPr>
          <w:t>Alarm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Toc131596355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10</w:t>
        </w:r>
        <w:r>
          <w:rPr>
            <w:noProof/>
            <w:webHidden/>
            <w:rtl/>
          </w:rPr>
          <w:fldChar w:fldCharType="end"/>
        </w:r>
      </w:hyperlink>
    </w:p>
    <w:p w14:paraId="7F76086D" w14:textId="4F31FB4C" w:rsidR="006A36DD" w:rsidRDefault="006F775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1596356" w:history="1">
        <w:r w:rsidR="006A36DD" w:rsidRPr="00B65DB1">
          <w:rPr>
            <w:rStyle w:val="Hyperlink"/>
            <w:noProof/>
            <w:rtl/>
          </w:rPr>
          <w:t>جدول 2</w:t>
        </w:r>
        <w:r w:rsidR="006A36DD">
          <w:rPr>
            <w:rStyle w:val="Hyperlink"/>
            <w:rFonts w:hint="cs"/>
            <w:noProof/>
            <w:rtl/>
          </w:rPr>
          <w:t xml:space="preserve"> متغیرهای بکار گرفته شده در فلوچارت </w:t>
        </w:r>
        <w:r w:rsidR="006A36DD">
          <w:rPr>
            <w:rStyle w:val="Hyperlink"/>
            <w:noProof/>
          </w:rPr>
          <w:t>Alarm</w:t>
        </w:r>
        <w:r w:rsidR="006A36DD">
          <w:rPr>
            <w:noProof/>
            <w:webHidden/>
            <w:rtl/>
          </w:rPr>
          <w:tab/>
        </w:r>
        <w:r w:rsidR="006A36DD">
          <w:rPr>
            <w:noProof/>
            <w:webHidden/>
            <w:rtl/>
          </w:rPr>
          <w:fldChar w:fldCharType="begin"/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</w:rPr>
          <w:instrText>PAGEREF</w:instrText>
        </w:r>
        <w:r w:rsidR="006A36DD">
          <w:rPr>
            <w:noProof/>
            <w:webHidden/>
            <w:rtl/>
          </w:rPr>
          <w:instrText xml:space="preserve"> _</w:instrText>
        </w:r>
        <w:r w:rsidR="006A36DD">
          <w:rPr>
            <w:noProof/>
            <w:webHidden/>
          </w:rPr>
          <w:instrText>Toc131596356 \h</w:instrText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  <w:rtl/>
          </w:rPr>
        </w:r>
        <w:r w:rsidR="006A36DD">
          <w:rPr>
            <w:noProof/>
            <w:webHidden/>
            <w:rtl/>
          </w:rPr>
          <w:fldChar w:fldCharType="separate"/>
        </w:r>
        <w:r w:rsidR="006A36DD">
          <w:rPr>
            <w:noProof/>
            <w:webHidden/>
            <w:rtl/>
          </w:rPr>
          <w:t>11</w:t>
        </w:r>
        <w:r w:rsidR="006A36DD">
          <w:rPr>
            <w:noProof/>
            <w:webHidden/>
            <w:rtl/>
          </w:rPr>
          <w:fldChar w:fldCharType="end"/>
        </w:r>
      </w:hyperlink>
    </w:p>
    <w:p w14:paraId="6E2E44FE" w14:textId="771D6341" w:rsidR="006A36DD" w:rsidRDefault="006F775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1596357" w:history="1">
        <w:r w:rsidR="006A36DD" w:rsidRPr="00B65DB1">
          <w:rPr>
            <w:rStyle w:val="Hyperlink"/>
            <w:noProof/>
            <w:rtl/>
          </w:rPr>
          <w:t>جدول</w:t>
        </w:r>
        <w:r w:rsidR="006A36DD" w:rsidRPr="00B65DB1">
          <w:rPr>
            <w:rStyle w:val="Hyperlink"/>
            <w:noProof/>
          </w:rPr>
          <w:t xml:space="preserve"> 3</w:t>
        </w:r>
        <w:r w:rsidR="006A36DD">
          <w:rPr>
            <w:rStyle w:val="Hyperlink"/>
            <w:rFonts w:hint="cs"/>
            <w:noProof/>
            <w:rtl/>
          </w:rPr>
          <w:t xml:space="preserve"> توابع بکار گرفته شده در تولید </w:t>
        </w:r>
        <w:r w:rsidR="006A36DD">
          <w:rPr>
            <w:rStyle w:val="Hyperlink"/>
            <w:noProof/>
          </w:rPr>
          <w:t>Alarm</w:t>
        </w:r>
        <w:r w:rsidR="006A36DD">
          <w:rPr>
            <w:noProof/>
            <w:webHidden/>
            <w:rtl/>
          </w:rPr>
          <w:tab/>
        </w:r>
        <w:r w:rsidR="006A36DD">
          <w:rPr>
            <w:noProof/>
            <w:webHidden/>
            <w:rtl/>
          </w:rPr>
          <w:fldChar w:fldCharType="begin"/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</w:rPr>
          <w:instrText>PAGEREF</w:instrText>
        </w:r>
        <w:r w:rsidR="006A36DD">
          <w:rPr>
            <w:noProof/>
            <w:webHidden/>
            <w:rtl/>
          </w:rPr>
          <w:instrText xml:space="preserve"> _</w:instrText>
        </w:r>
        <w:r w:rsidR="006A36DD">
          <w:rPr>
            <w:noProof/>
            <w:webHidden/>
          </w:rPr>
          <w:instrText>Toc131596357 \h</w:instrText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  <w:rtl/>
          </w:rPr>
        </w:r>
        <w:r w:rsidR="006A36DD">
          <w:rPr>
            <w:noProof/>
            <w:webHidden/>
            <w:rtl/>
          </w:rPr>
          <w:fldChar w:fldCharType="separate"/>
        </w:r>
        <w:r w:rsidR="006A36DD">
          <w:rPr>
            <w:noProof/>
            <w:webHidden/>
            <w:rtl/>
          </w:rPr>
          <w:t>14</w:t>
        </w:r>
        <w:r w:rsidR="006A36DD">
          <w:rPr>
            <w:noProof/>
            <w:webHidden/>
            <w:rtl/>
          </w:rPr>
          <w:fldChar w:fldCharType="end"/>
        </w:r>
      </w:hyperlink>
    </w:p>
    <w:p w14:paraId="0019A6CF" w14:textId="10DF5F60" w:rsidR="006A36DD" w:rsidRDefault="006F775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1596358" w:history="1">
        <w:r w:rsidR="006A36DD" w:rsidRPr="00B65DB1">
          <w:rPr>
            <w:rStyle w:val="Hyperlink"/>
            <w:noProof/>
            <w:rtl/>
          </w:rPr>
          <w:t>جدول</w:t>
        </w:r>
        <w:r w:rsidR="006A36DD" w:rsidRPr="00B65DB1">
          <w:rPr>
            <w:rStyle w:val="Hyperlink"/>
            <w:noProof/>
          </w:rPr>
          <w:t xml:space="preserve"> 4</w:t>
        </w:r>
        <w:r w:rsidR="006A36DD">
          <w:rPr>
            <w:rStyle w:val="Hyperlink"/>
            <w:rFonts w:hint="cs"/>
            <w:noProof/>
            <w:rtl/>
          </w:rPr>
          <w:t>ساختارها و نمره گذاری‌ها</w:t>
        </w:r>
        <w:r w:rsidR="006A36DD">
          <w:rPr>
            <w:noProof/>
            <w:webHidden/>
            <w:rtl/>
          </w:rPr>
          <w:tab/>
        </w:r>
        <w:r w:rsidR="006A36DD">
          <w:rPr>
            <w:noProof/>
            <w:webHidden/>
            <w:rtl/>
          </w:rPr>
          <w:fldChar w:fldCharType="begin"/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</w:rPr>
          <w:instrText>PAGEREF</w:instrText>
        </w:r>
        <w:r w:rsidR="006A36DD">
          <w:rPr>
            <w:noProof/>
            <w:webHidden/>
            <w:rtl/>
          </w:rPr>
          <w:instrText xml:space="preserve"> _</w:instrText>
        </w:r>
        <w:r w:rsidR="006A36DD">
          <w:rPr>
            <w:noProof/>
            <w:webHidden/>
          </w:rPr>
          <w:instrText>Toc131596358 \h</w:instrText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  <w:rtl/>
          </w:rPr>
        </w:r>
        <w:r w:rsidR="006A36DD">
          <w:rPr>
            <w:noProof/>
            <w:webHidden/>
            <w:rtl/>
          </w:rPr>
          <w:fldChar w:fldCharType="separate"/>
        </w:r>
        <w:r w:rsidR="006A36DD">
          <w:rPr>
            <w:noProof/>
            <w:webHidden/>
            <w:rtl/>
          </w:rPr>
          <w:t>15</w:t>
        </w:r>
        <w:r w:rsidR="006A36DD">
          <w:rPr>
            <w:noProof/>
            <w:webHidden/>
            <w:rtl/>
          </w:rPr>
          <w:fldChar w:fldCharType="end"/>
        </w:r>
      </w:hyperlink>
    </w:p>
    <w:p w14:paraId="73210147" w14:textId="5BCAF9B4" w:rsidR="006A36DD" w:rsidRDefault="006F7751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31596359" w:history="1">
        <w:r w:rsidR="006A36DD" w:rsidRPr="00B65DB1">
          <w:rPr>
            <w:rStyle w:val="Hyperlink"/>
            <w:noProof/>
            <w:rtl/>
          </w:rPr>
          <w:t>جدول</w:t>
        </w:r>
        <w:r w:rsidR="006A36DD" w:rsidRPr="00B65DB1">
          <w:rPr>
            <w:rStyle w:val="Hyperlink"/>
            <w:noProof/>
          </w:rPr>
          <w:t xml:space="preserve"> 5</w:t>
        </w:r>
        <w:r w:rsidR="006A36DD">
          <w:rPr>
            <w:rStyle w:val="Hyperlink"/>
            <w:rFonts w:hint="cs"/>
            <w:noProof/>
            <w:rtl/>
          </w:rPr>
          <w:t xml:space="preserve"> ساختارها و نمره گذاری‌ها</w:t>
        </w:r>
        <w:r w:rsidR="006A36DD">
          <w:rPr>
            <w:noProof/>
            <w:webHidden/>
            <w:rtl/>
          </w:rPr>
          <w:tab/>
        </w:r>
        <w:r w:rsidR="006A36DD">
          <w:rPr>
            <w:noProof/>
            <w:webHidden/>
            <w:rtl/>
          </w:rPr>
          <w:fldChar w:fldCharType="begin"/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</w:rPr>
          <w:instrText>PAGEREF</w:instrText>
        </w:r>
        <w:r w:rsidR="006A36DD">
          <w:rPr>
            <w:noProof/>
            <w:webHidden/>
            <w:rtl/>
          </w:rPr>
          <w:instrText xml:space="preserve"> _</w:instrText>
        </w:r>
        <w:r w:rsidR="006A36DD">
          <w:rPr>
            <w:noProof/>
            <w:webHidden/>
          </w:rPr>
          <w:instrText>Toc131596359 \h</w:instrText>
        </w:r>
        <w:r w:rsidR="006A36DD">
          <w:rPr>
            <w:noProof/>
            <w:webHidden/>
            <w:rtl/>
          </w:rPr>
          <w:instrText xml:space="preserve"> </w:instrText>
        </w:r>
        <w:r w:rsidR="006A36DD">
          <w:rPr>
            <w:noProof/>
            <w:webHidden/>
            <w:rtl/>
          </w:rPr>
        </w:r>
        <w:r w:rsidR="006A36DD">
          <w:rPr>
            <w:noProof/>
            <w:webHidden/>
            <w:rtl/>
          </w:rPr>
          <w:fldChar w:fldCharType="separate"/>
        </w:r>
        <w:r w:rsidR="006A36DD">
          <w:rPr>
            <w:noProof/>
            <w:webHidden/>
            <w:rtl/>
          </w:rPr>
          <w:t>15</w:t>
        </w:r>
        <w:r w:rsidR="006A36DD">
          <w:rPr>
            <w:noProof/>
            <w:webHidden/>
            <w:rtl/>
          </w:rPr>
          <w:fldChar w:fldCharType="end"/>
        </w:r>
      </w:hyperlink>
    </w:p>
    <w:p w14:paraId="27E756F4" w14:textId="2CE4E231" w:rsidR="007259F5" w:rsidRPr="007259F5" w:rsidRDefault="006A36DD" w:rsidP="00FE53C2">
      <w:pPr>
        <w:pStyle w:val="TableofFigures"/>
        <w:tabs>
          <w:tab w:val="right" w:leader="hyphen" w:pos="9062"/>
        </w:tabs>
        <w:rPr>
          <w:rtl/>
        </w:rPr>
      </w:pPr>
      <w:r>
        <w:rPr>
          <w:rtl/>
        </w:rPr>
        <w:fldChar w:fldCharType="end"/>
      </w:r>
      <w:r w:rsidRPr="007259F5">
        <w:rPr>
          <w:rtl/>
        </w:rPr>
        <w:t xml:space="preserve"> </w:t>
      </w:r>
    </w:p>
    <w:p w14:paraId="2C2409C5" w14:textId="7D979677" w:rsidR="00AB1D10" w:rsidRDefault="007259F5" w:rsidP="00AB1D10">
      <w:pPr>
        <w:ind w:firstLine="0"/>
        <w:rPr>
          <w:rtl/>
        </w:rPr>
      </w:pPr>
      <w:r w:rsidRPr="007259F5">
        <w:rPr>
          <w:rtl/>
        </w:rPr>
        <w:br w:type="page"/>
      </w:r>
    </w:p>
    <w:p w14:paraId="78B47ADD" w14:textId="514EF227" w:rsidR="00AB1D10" w:rsidRPr="00872A26" w:rsidRDefault="00AB1D10" w:rsidP="00872A26">
      <w:pPr>
        <w:rPr>
          <w:sz w:val="52"/>
          <w:szCs w:val="52"/>
          <w:rtl/>
        </w:rPr>
      </w:pPr>
      <w:r w:rsidRPr="00872A26">
        <w:rPr>
          <w:rFonts w:hint="cs"/>
          <w:sz w:val="52"/>
          <w:szCs w:val="52"/>
          <w:rtl/>
        </w:rPr>
        <w:lastRenderedPageBreak/>
        <w:t>قواعد نام گذاری:</w:t>
      </w:r>
    </w:p>
    <w:p w14:paraId="450FC7A8" w14:textId="77777777" w:rsidR="00AB1D10" w:rsidRDefault="00AB1D10" w:rsidP="00AB1D10">
      <w:pPr>
        <w:ind w:firstLine="0"/>
        <w:jc w:val="left"/>
        <w:rPr>
          <w:rtl/>
          <w:lang w:bidi="fa-IR"/>
        </w:rPr>
      </w:pPr>
      <w:r w:rsidRPr="00AB1D10">
        <w:rPr>
          <w:rFonts w:hint="cs"/>
          <w:rtl/>
        </w:rPr>
        <w:t xml:space="preserve">متغیر ها و نام های توابع با استاندارد </w:t>
      </w:r>
      <w:r w:rsidRPr="00AB1D10">
        <w:t>camelCase</w:t>
      </w:r>
      <w:r w:rsidRPr="00AB1D10">
        <w:rPr>
          <w:rFonts w:hint="cs"/>
          <w:rtl/>
        </w:rPr>
        <w:t xml:space="preserve"> نام گذاری می شوند</w:t>
      </w:r>
      <w:r w:rsidRPr="00AB1D10">
        <w:rPr>
          <w:rtl/>
        </w:rPr>
        <w:br/>
      </w:r>
      <w:r w:rsidRPr="00AB1D10">
        <w:rPr>
          <w:rFonts w:hint="cs"/>
          <w:rtl/>
        </w:rPr>
        <w:t xml:space="preserve">ثوابت ماکرو ها </w:t>
      </w:r>
      <w:r w:rsidRPr="00AB1D10">
        <w:rPr>
          <w:rFonts w:hint="cs"/>
          <w:rtl/>
          <w:lang w:bidi="fa-IR"/>
        </w:rPr>
        <w:t>با استاندا</w:t>
      </w:r>
      <w:r>
        <w:rPr>
          <w:rFonts w:hint="cs"/>
          <w:rtl/>
          <w:lang w:bidi="fa-IR"/>
        </w:rPr>
        <w:t xml:space="preserve">رد </w:t>
      </w:r>
      <w:r w:rsidRPr="00AB1D10">
        <w:rPr>
          <w:lang w:bidi="fa-IR"/>
        </w:rPr>
        <w:t>SCREAMING_SNAKE_CASE</w:t>
      </w:r>
      <w:r>
        <w:rPr>
          <w:rFonts w:hint="cs"/>
          <w:rtl/>
          <w:lang w:bidi="fa-IR"/>
        </w:rPr>
        <w:t xml:space="preserve"> نام گذاری می شوند.</w:t>
      </w:r>
    </w:p>
    <w:p w14:paraId="1144C25B" w14:textId="3A550678" w:rsidR="007259F5" w:rsidRPr="00AB1D10" w:rsidRDefault="00AB1D10" w:rsidP="00AB1D10">
      <w:pPr>
        <w:ind w:firstLine="0"/>
        <w:jc w:val="left"/>
        <w:rPr>
          <w:rtl/>
          <w:lang w:bidi="fa-IR"/>
        </w:rPr>
        <w:sectPr w:rsidR="007259F5" w:rsidRPr="00AB1D10" w:rsidSect="00865792">
          <w:footnotePr>
            <w:numRestart w:val="eachPage"/>
          </w:footnotePr>
          <w:pgSz w:w="11907" w:h="16839" w:code="9"/>
          <w:pgMar w:top="1440" w:right="1701" w:bottom="1440" w:left="1134" w:header="720" w:footer="0" w:gutter="0"/>
          <w:cols w:space="720"/>
          <w:noEndnote/>
          <w:bidi/>
          <w:docGrid w:linePitch="360"/>
        </w:sectPr>
      </w:pPr>
      <w:r>
        <w:rPr>
          <w:rFonts w:hint="cs"/>
          <w:rtl/>
          <w:lang w:bidi="fa-IR"/>
        </w:rPr>
        <w:t xml:space="preserve">به دلیل </w:t>
      </w:r>
      <w:r w:rsidR="000C0C20">
        <w:rPr>
          <w:rFonts w:hint="cs"/>
          <w:rtl/>
          <w:lang w:bidi="fa-IR"/>
        </w:rPr>
        <w:t xml:space="preserve">اعمال تمایز </w:t>
      </w:r>
      <w:r>
        <w:rPr>
          <w:rFonts w:hint="cs"/>
          <w:rtl/>
          <w:lang w:bidi="fa-IR"/>
        </w:rPr>
        <w:t>استثنائاً</w:t>
      </w:r>
      <w:r>
        <w:rPr>
          <w:lang w:bidi="fa-IR"/>
        </w:rPr>
        <w:t xml:space="preserve">Task </w:t>
      </w:r>
      <w:r>
        <w:rPr>
          <w:rFonts w:hint="cs"/>
          <w:rtl/>
          <w:lang w:bidi="fa-IR"/>
        </w:rPr>
        <w:t xml:space="preserve"> ها به صورت </w:t>
      </w:r>
      <w:proofErr w:type="spellStart"/>
      <w:r>
        <w:rPr>
          <w:lang w:bidi="fa-IR"/>
        </w:rPr>
        <w:t>camelCase_task</w:t>
      </w:r>
      <w:proofErr w:type="spellEnd"/>
      <w:r>
        <w:rPr>
          <w:rFonts w:hint="cs"/>
          <w:rtl/>
          <w:lang w:bidi="fa-IR"/>
        </w:rPr>
        <w:t xml:space="preserve"> نام گذاری می شوند</w:t>
      </w:r>
      <w:r>
        <w:rPr>
          <w:rtl/>
          <w:lang w:bidi="fa-IR"/>
        </w:rPr>
        <w:br/>
      </w:r>
    </w:p>
    <w:p w14:paraId="30BE8E76" w14:textId="7DD2AFCB" w:rsidR="007259F5" w:rsidRPr="007259F5" w:rsidRDefault="007259F5" w:rsidP="00FE53C2">
      <w:pPr>
        <w:ind w:firstLine="0"/>
        <w:rPr>
          <w:rtl/>
        </w:rPr>
      </w:pPr>
    </w:p>
    <w:p w14:paraId="196C1EA2" w14:textId="7602BDC8" w:rsidR="007259F5" w:rsidRDefault="007259F5" w:rsidP="00C92FFC">
      <w:pPr>
        <w:pStyle w:val="Heading1"/>
        <w:rPr>
          <w:rtl/>
        </w:rPr>
      </w:pPr>
      <w:r w:rsidRPr="007259F5">
        <w:rPr>
          <w:rFonts w:hint="cs"/>
          <w:rtl/>
        </w:rPr>
        <w:t xml:space="preserve"> </w:t>
      </w:r>
      <w:bookmarkStart w:id="2" w:name="_Toc131597541"/>
      <w:r w:rsidR="006A711F">
        <w:rPr>
          <w:rFonts w:hint="cs"/>
          <w:rtl/>
        </w:rPr>
        <w:t>مقدمه</w:t>
      </w:r>
      <w:bookmarkEnd w:id="2"/>
    </w:p>
    <w:p w14:paraId="562F04C7" w14:textId="0189A36E" w:rsidR="003C0ED0" w:rsidRDefault="003C0ED0" w:rsidP="003C0ED0">
      <w:pPr>
        <w:rPr>
          <w:rtl/>
          <w:lang w:bidi="fa-IR"/>
        </w:rPr>
      </w:pPr>
      <w:r>
        <w:rPr>
          <w:rFonts w:hint="cs"/>
          <w:rtl/>
          <w:lang w:bidi="fa-IR"/>
        </w:rPr>
        <w:t>این گزارش برای معرفی نرم افزار و سخت افزار جوی استیک بلوتوثی پویشگر 3 تدوین شده است.</w:t>
      </w:r>
    </w:p>
    <w:p w14:paraId="19C71B87" w14:textId="60F7AE06" w:rsidR="00C77288" w:rsidRDefault="003C0ED0" w:rsidP="003C0ED0">
      <w:pPr>
        <w:rPr>
          <w:rtl/>
        </w:rPr>
      </w:pPr>
      <w:r>
        <w:rPr>
          <w:rFonts w:hint="cs"/>
          <w:rtl/>
          <w:lang w:bidi="fa-IR"/>
        </w:rPr>
        <w:t>کارفرما برای هدایت راحت پویشگر، نیاز به کنترل کننده ای بی سیم دارد</w:t>
      </w:r>
      <w:r w:rsidR="006A711F">
        <w:rPr>
          <w:rFonts w:hint="cs"/>
          <w:rtl/>
        </w:rPr>
        <w:t xml:space="preserve"> </w:t>
      </w:r>
    </w:p>
    <w:p w14:paraId="3A2D0ECF" w14:textId="1714D289" w:rsidR="00C77288" w:rsidRDefault="00C77288" w:rsidP="00C77288">
      <w:pPr>
        <w:ind w:left="567" w:firstLine="0"/>
        <w:rPr>
          <w:rtl/>
        </w:rPr>
      </w:pPr>
    </w:p>
    <w:p w14:paraId="2228E019" w14:textId="67A9DB47" w:rsidR="007259F5" w:rsidRPr="007259F5" w:rsidRDefault="00776A16" w:rsidP="00C92FFC">
      <w:pPr>
        <w:pStyle w:val="Heading1"/>
      </w:pPr>
      <w:bookmarkStart w:id="3" w:name="_Toc131597542"/>
      <w:r>
        <w:rPr>
          <w:rFonts w:hint="cs"/>
          <w:rtl/>
        </w:rPr>
        <w:t>طرح مس</w:t>
      </w:r>
      <w:r w:rsidR="00C77288">
        <w:rPr>
          <w:rFonts w:hint="cs"/>
          <w:rtl/>
        </w:rPr>
        <w:t>أ</w:t>
      </w:r>
      <w:r>
        <w:rPr>
          <w:rFonts w:hint="cs"/>
          <w:rtl/>
        </w:rPr>
        <w:t>ل</w:t>
      </w:r>
      <w:r w:rsidR="00C77288">
        <w:rPr>
          <w:rFonts w:hint="cs"/>
          <w:rtl/>
        </w:rPr>
        <w:t>ه</w:t>
      </w:r>
      <w:r w:rsidR="007259F5" w:rsidRPr="007259F5">
        <w:rPr>
          <w:rFonts w:hint="cs"/>
          <w:rtl/>
        </w:rPr>
        <w:t xml:space="preserve"> و کاربرد مورد نظر</w:t>
      </w:r>
      <w:bookmarkEnd w:id="3"/>
    </w:p>
    <w:p w14:paraId="3E249117" w14:textId="5D16555B" w:rsidR="0050621D" w:rsidRDefault="003C0ED0" w:rsidP="0050621D">
      <w:pPr>
        <w:rPr>
          <w:rtl/>
          <w:lang w:bidi="fa-IR"/>
        </w:rPr>
      </w:pPr>
      <w:r>
        <w:rPr>
          <w:rFonts w:hint="cs"/>
          <w:rtl/>
        </w:rPr>
        <w:t xml:space="preserve">کنترل کننده باید دارای سه محور آنالوگ و یک یا دو دکمه باشد. میکروکنترلر باید بتواند این مقادیر را از جوی استیک خوانده و با ارتباط بلوتوثی آنها را به کامپیوتر مرکزی پویشگر ارسال کند. کنترل کننده دو چراغ </w:t>
      </w:r>
      <w:r>
        <w:t>LED</w:t>
      </w:r>
      <w:r>
        <w:rPr>
          <w:rFonts w:hint="cs"/>
          <w:rtl/>
        </w:rPr>
        <w:t xml:space="preserve"> برای نمایش وضعیت اتصال و وضعیت باتری خود دارد. همچنین، کیکروکنترلر باید بتواند دستوراتی مانند فعال سازی آلارم و</w:t>
      </w:r>
      <w:r w:rsidR="0050621D">
        <w:rPr>
          <w:rFonts w:hint="cs"/>
          <w:rtl/>
        </w:rPr>
        <w:t xml:space="preserve"> روشن کردن</w:t>
      </w:r>
      <w:r>
        <w:rPr>
          <w:rFonts w:hint="cs"/>
          <w:rtl/>
        </w:rPr>
        <w:t xml:space="preserve"> </w:t>
      </w:r>
      <w:r w:rsidR="0050621D">
        <w:t>LED</w:t>
      </w:r>
      <w:r w:rsidR="0050621D">
        <w:rPr>
          <w:rFonts w:hint="cs"/>
          <w:rtl/>
          <w:lang w:bidi="fa-IR"/>
        </w:rPr>
        <w:t xml:space="preserve"> و یا تنظیم پارامتر های خواندن اطلاعات مانند سرعت ارسال داده و... را از کامپیوتر دریافت کند.</w:t>
      </w:r>
      <w:bookmarkStart w:id="4" w:name="_Toc131597543"/>
    </w:p>
    <w:p w14:paraId="75D88941" w14:textId="77777777" w:rsidR="00BB6BD4" w:rsidRDefault="00BB6BD4" w:rsidP="0050621D">
      <w:pPr>
        <w:rPr>
          <w:rtl/>
          <w:lang w:bidi="fa-IR"/>
        </w:rPr>
      </w:pPr>
    </w:p>
    <w:p w14:paraId="1CDCAFA5" w14:textId="77777777" w:rsidR="00BB6BD4" w:rsidRDefault="00BB6BD4" w:rsidP="0050621D">
      <w:pPr>
        <w:rPr>
          <w:rtl/>
          <w:lang w:bidi="fa-IR"/>
        </w:rPr>
      </w:pPr>
    </w:p>
    <w:p w14:paraId="30E271F0" w14:textId="77777777" w:rsidR="00BB6BD4" w:rsidRDefault="00BB6BD4" w:rsidP="0050621D">
      <w:pPr>
        <w:rPr>
          <w:rtl/>
          <w:lang w:bidi="fa-IR"/>
        </w:rPr>
      </w:pPr>
    </w:p>
    <w:p w14:paraId="14C3355D" w14:textId="77777777" w:rsidR="00BB6BD4" w:rsidRDefault="00BB6BD4" w:rsidP="0050621D">
      <w:pPr>
        <w:rPr>
          <w:rtl/>
          <w:lang w:bidi="fa-IR"/>
        </w:rPr>
      </w:pPr>
    </w:p>
    <w:p w14:paraId="5D47BC6D" w14:textId="77777777" w:rsidR="00BB6BD4" w:rsidRDefault="00BB6BD4" w:rsidP="0050621D">
      <w:pPr>
        <w:rPr>
          <w:sz w:val="20"/>
          <w:rtl/>
        </w:rPr>
      </w:pPr>
    </w:p>
    <w:p w14:paraId="59B8E054" w14:textId="20804E10" w:rsidR="007259F5" w:rsidRPr="0050621D" w:rsidRDefault="007259F5" w:rsidP="00C92FFC">
      <w:pPr>
        <w:pStyle w:val="Heading1"/>
        <w:numPr>
          <w:ilvl w:val="0"/>
          <w:numId w:val="21"/>
        </w:numPr>
        <w:rPr>
          <w:rtl/>
        </w:rPr>
      </w:pPr>
      <w:r w:rsidRPr="0050621D">
        <w:rPr>
          <w:rFonts w:hint="cs"/>
          <w:rtl/>
        </w:rPr>
        <w:lastRenderedPageBreak/>
        <w:t>راه حل پیشنهادی</w:t>
      </w:r>
      <w:bookmarkEnd w:id="4"/>
    </w:p>
    <w:p w14:paraId="09C9B94E" w14:textId="59721BA6" w:rsidR="007035C5" w:rsidRDefault="0050621D" w:rsidP="00AD036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دستگاه از میکروکنرلر </w:t>
      </w:r>
      <w:r>
        <w:rPr>
          <w:lang w:bidi="fa-IR"/>
        </w:rPr>
        <w:t>ESP32</w:t>
      </w:r>
      <w:ins w:id="5" w:author="Ordibehesht" w:date="2023-09-18T15:31:00Z">
        <w:r>
          <w:rPr>
            <w:rFonts w:hint="cs"/>
            <w:rtl/>
            <w:lang w:bidi="fa-IR"/>
          </w:rPr>
          <w:t>،</w:t>
        </w:r>
      </w:ins>
      <w:r>
        <w:rPr>
          <w:rFonts w:hint="cs"/>
          <w:rtl/>
          <w:lang w:bidi="fa-IR"/>
        </w:rPr>
        <w:t xml:space="preserve"> جوی استیک </w:t>
      </w:r>
      <w:r>
        <w:rPr>
          <w:lang w:bidi="fa-IR"/>
        </w:rPr>
        <w:t>CHC-409B-M4</w:t>
      </w:r>
      <w:r>
        <w:rPr>
          <w:rFonts w:hint="cs"/>
          <w:rtl/>
          <w:lang w:bidi="fa-IR"/>
        </w:rPr>
        <w:t xml:space="preserve"> ، ماژول پاوربانک </w:t>
      </w:r>
      <w:r>
        <w:rPr>
          <w:lang w:bidi="fa-IR"/>
        </w:rPr>
        <w:t>LX-LBU2C</w:t>
      </w:r>
      <w:r>
        <w:rPr>
          <w:rFonts w:hint="cs"/>
          <w:rtl/>
          <w:lang w:bidi="fa-IR"/>
        </w:rPr>
        <w:t xml:space="preserve"> ، 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دو عدد باتری </w:t>
      </w:r>
      <w:r>
        <w:rPr>
          <w:lang w:bidi="fa-IR"/>
        </w:rPr>
        <w:t>18650</w:t>
      </w:r>
      <w:r>
        <w:rPr>
          <w:rFonts w:hint="cs"/>
          <w:rtl/>
          <w:lang w:bidi="fa-IR"/>
        </w:rPr>
        <w:t xml:space="preserve"> با ظرفیت </w:t>
      </w:r>
      <w:r>
        <w:rPr>
          <w:lang w:bidi="fa-IR"/>
        </w:rPr>
        <w:t xml:space="preserve"> 3200mAH</w:t>
      </w:r>
      <w:r>
        <w:rPr>
          <w:rFonts w:hint="cs"/>
          <w:rtl/>
          <w:lang w:bidi="fa-IR"/>
        </w:rPr>
        <w:t xml:space="preserve"> ، یک دانگل بلوتوث </w:t>
      </w:r>
      <w:proofErr w:type="spellStart"/>
      <w:r>
        <w:rPr>
          <w:lang w:bidi="fa-IR"/>
        </w:rPr>
        <w:t>Baseus</w:t>
      </w:r>
      <w:proofErr w:type="spellEnd"/>
      <w:r>
        <w:rPr>
          <w:lang w:bidi="fa-IR"/>
        </w:rPr>
        <w:t xml:space="preserve"> BA04</w:t>
      </w:r>
      <w:r>
        <w:rPr>
          <w:rFonts w:hint="cs"/>
          <w:rtl/>
          <w:lang w:bidi="fa-IR"/>
        </w:rPr>
        <w:t xml:space="preserve"> استفاده می شود.</w:t>
      </w:r>
    </w:p>
    <w:p w14:paraId="3AE8F59F" w14:textId="4884C03C" w:rsidR="00BB6BD4" w:rsidRDefault="00BB6BD4" w:rsidP="00AD036E">
      <w:pPr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4DDA71" wp14:editId="70DBE80F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667375" cy="3211195"/>
            <wp:effectExtent l="0" t="0" r="9525" b="8255"/>
            <wp:wrapNone/>
            <wp:docPr id="908942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6FA14E" w14:textId="24396281" w:rsidR="00BB6BD4" w:rsidRDefault="00BB6BD4" w:rsidP="00AD036E">
      <w:pPr>
        <w:rPr>
          <w:rtl/>
          <w:lang w:bidi="fa-IR"/>
        </w:rPr>
      </w:pPr>
    </w:p>
    <w:p w14:paraId="35182BC3" w14:textId="10354D13" w:rsidR="00BB6BD4" w:rsidRDefault="00BB6BD4" w:rsidP="00AD036E">
      <w:pPr>
        <w:rPr>
          <w:rtl/>
          <w:lang w:bidi="fa-IR"/>
        </w:rPr>
      </w:pPr>
    </w:p>
    <w:p w14:paraId="53FC9B95" w14:textId="77777777" w:rsidR="00BB6BD4" w:rsidRDefault="00BB6BD4" w:rsidP="00AD036E">
      <w:pPr>
        <w:rPr>
          <w:rtl/>
          <w:lang w:bidi="fa-IR"/>
        </w:rPr>
      </w:pPr>
    </w:p>
    <w:p w14:paraId="54B7F025" w14:textId="77777777" w:rsidR="00BB6BD4" w:rsidRDefault="00BB6BD4" w:rsidP="00AD036E">
      <w:pPr>
        <w:rPr>
          <w:rtl/>
          <w:lang w:bidi="fa-IR"/>
        </w:rPr>
      </w:pPr>
    </w:p>
    <w:p w14:paraId="2CFD223F" w14:textId="77777777" w:rsidR="00BB6BD4" w:rsidRDefault="00BB6BD4" w:rsidP="00AD036E">
      <w:pPr>
        <w:rPr>
          <w:rtl/>
          <w:lang w:bidi="fa-IR"/>
        </w:rPr>
      </w:pPr>
    </w:p>
    <w:p w14:paraId="4FE7157B" w14:textId="77777777" w:rsidR="00BB6BD4" w:rsidRDefault="00BB6BD4" w:rsidP="00AD036E">
      <w:pPr>
        <w:rPr>
          <w:rtl/>
          <w:lang w:bidi="fa-IR"/>
        </w:rPr>
      </w:pPr>
    </w:p>
    <w:p w14:paraId="3232954C" w14:textId="77777777" w:rsidR="00BB6BD4" w:rsidRDefault="00BB6BD4" w:rsidP="00BB6BD4">
      <w:pPr>
        <w:pStyle w:val="Caption"/>
        <w:keepNext/>
        <w:bidi w:val="0"/>
      </w:pPr>
      <w:bookmarkStart w:id="6" w:name="_Toc131596075"/>
      <w:bookmarkStart w:id="7" w:name="_Toc131596355"/>
    </w:p>
    <w:p w14:paraId="27358DC7" w14:textId="77777777" w:rsidR="00BB6BD4" w:rsidRDefault="00BB6BD4" w:rsidP="00BB6BD4">
      <w:pPr>
        <w:bidi w:val="0"/>
      </w:pPr>
    </w:p>
    <w:p w14:paraId="5236D26E" w14:textId="722A48A9" w:rsidR="00BB6BD4" w:rsidRDefault="00BB6BD4" w:rsidP="00BB6BD4">
      <w:pPr>
        <w:bidi w:val="0"/>
        <w:rPr>
          <w:rtl/>
          <w:lang w:bidi="fa-IR"/>
        </w:rPr>
      </w:pPr>
      <w:r>
        <w:rPr>
          <w:rFonts w:hint="cs"/>
          <w:rtl/>
          <w:lang w:bidi="fa-IR"/>
        </w:rPr>
        <w:t>جدول 1: قطعات مورد استفاده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6675"/>
      </w:tblGrid>
      <w:tr w:rsidR="00BB6BD4" w14:paraId="6239C942" w14:textId="77777777" w:rsidTr="00BB6BD4">
        <w:tc>
          <w:tcPr>
            <w:tcW w:w="2245" w:type="dxa"/>
            <w:vAlign w:val="center"/>
          </w:tcPr>
          <w:p w14:paraId="5D76EBF6" w14:textId="48AFFBD1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rPr>
                <w:lang w:bidi="fa-IR"/>
              </w:rPr>
              <w:t>Component</w:t>
            </w:r>
          </w:p>
        </w:tc>
        <w:tc>
          <w:tcPr>
            <w:tcW w:w="6675" w:type="dxa"/>
            <w:vAlign w:val="center"/>
          </w:tcPr>
          <w:p w14:paraId="364723EB" w14:textId="117D2676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rPr>
                <w:lang w:bidi="fa-IR"/>
              </w:rPr>
              <w:t>Description</w:t>
            </w:r>
          </w:p>
        </w:tc>
      </w:tr>
      <w:tr w:rsidR="00BB6BD4" w14:paraId="2066B77F" w14:textId="77777777" w:rsidTr="00BB6BD4">
        <w:tc>
          <w:tcPr>
            <w:tcW w:w="2245" w:type="dxa"/>
            <w:vAlign w:val="center"/>
          </w:tcPr>
          <w:p w14:paraId="5DEACF7A" w14:textId="614CD682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t>Microcontroller</w:t>
            </w:r>
          </w:p>
        </w:tc>
        <w:tc>
          <w:tcPr>
            <w:tcW w:w="6675" w:type="dxa"/>
            <w:vAlign w:val="center"/>
          </w:tcPr>
          <w:p w14:paraId="142667BF" w14:textId="5BCE2665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t>ESP32 Devkit Module</w:t>
            </w:r>
          </w:p>
        </w:tc>
      </w:tr>
      <w:tr w:rsidR="00BB6BD4" w14:paraId="7D53F7AE" w14:textId="77777777" w:rsidTr="006F7751">
        <w:tc>
          <w:tcPr>
            <w:tcW w:w="2245" w:type="dxa"/>
            <w:vAlign w:val="center"/>
          </w:tcPr>
          <w:p w14:paraId="1F9A43F4" w14:textId="0EA3E37C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t>Analog Joystick</w:t>
            </w:r>
          </w:p>
        </w:tc>
        <w:tc>
          <w:tcPr>
            <w:tcW w:w="6675" w:type="dxa"/>
            <w:vAlign w:val="center"/>
          </w:tcPr>
          <w:p w14:paraId="7C2D9FAF" w14:textId="405ACA03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rPr>
                <w:lang w:bidi="fa-IR"/>
              </w:rPr>
              <w:t>CHC-409B-M4</w:t>
            </w:r>
          </w:p>
        </w:tc>
      </w:tr>
      <w:tr w:rsidR="00BB6BD4" w14:paraId="20559F76" w14:textId="77777777" w:rsidTr="00BB6BD4">
        <w:tc>
          <w:tcPr>
            <w:tcW w:w="2245" w:type="dxa"/>
          </w:tcPr>
          <w:p w14:paraId="1951B8D6" w14:textId="4E30D68C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rPr>
                <w:lang w:bidi="fa-IR"/>
              </w:rPr>
              <w:t xml:space="preserve">Bluetooth Dongle </w:t>
            </w:r>
          </w:p>
        </w:tc>
        <w:tc>
          <w:tcPr>
            <w:tcW w:w="6675" w:type="dxa"/>
          </w:tcPr>
          <w:p w14:paraId="6F2CAF7F" w14:textId="6C12DBC2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proofErr w:type="spellStart"/>
            <w:r>
              <w:rPr>
                <w:lang w:bidi="fa-IR"/>
              </w:rPr>
              <w:t>Baseus</w:t>
            </w:r>
            <w:proofErr w:type="spellEnd"/>
            <w:r>
              <w:rPr>
                <w:lang w:bidi="fa-IR"/>
              </w:rPr>
              <w:t xml:space="preserve"> BA04</w:t>
            </w:r>
          </w:p>
        </w:tc>
      </w:tr>
      <w:tr w:rsidR="00BB6BD4" w14:paraId="0192B6E8" w14:textId="77777777" w:rsidTr="00BB6BD4">
        <w:tc>
          <w:tcPr>
            <w:tcW w:w="2245" w:type="dxa"/>
          </w:tcPr>
          <w:p w14:paraId="3F477061" w14:textId="2DFE5678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rPr>
                <w:lang w:bidi="fa-IR"/>
              </w:rPr>
              <w:t>Power Bank Module</w:t>
            </w:r>
          </w:p>
        </w:tc>
        <w:tc>
          <w:tcPr>
            <w:tcW w:w="6675" w:type="dxa"/>
          </w:tcPr>
          <w:p w14:paraId="32AF13AE" w14:textId="1BC81748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rPr>
                <w:lang w:bidi="fa-IR"/>
              </w:rPr>
              <w:t>LX-LBU2C</w:t>
            </w:r>
          </w:p>
        </w:tc>
      </w:tr>
      <w:tr w:rsidR="00BB6BD4" w14:paraId="049E35CC" w14:textId="77777777" w:rsidTr="00BB6BD4">
        <w:tc>
          <w:tcPr>
            <w:tcW w:w="2245" w:type="dxa"/>
          </w:tcPr>
          <w:p w14:paraId="3DCA26B5" w14:textId="0CBAACD2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rPr>
                <w:lang w:bidi="fa-IR"/>
              </w:rPr>
              <w:t>Battery</w:t>
            </w:r>
          </w:p>
        </w:tc>
        <w:tc>
          <w:tcPr>
            <w:tcW w:w="6675" w:type="dxa"/>
          </w:tcPr>
          <w:p w14:paraId="0F3BCFC3" w14:textId="700EDE2E" w:rsidR="00BB6BD4" w:rsidRDefault="00BB6BD4" w:rsidP="00BB6BD4">
            <w:pPr>
              <w:bidi w:val="0"/>
              <w:ind w:firstLine="0"/>
              <w:rPr>
                <w:lang w:bidi="fa-IR"/>
              </w:rPr>
            </w:pPr>
            <w:r>
              <w:rPr>
                <w:lang w:bidi="fa-IR"/>
              </w:rPr>
              <w:t>2x 3200mAH 18560</w:t>
            </w:r>
          </w:p>
        </w:tc>
      </w:tr>
    </w:tbl>
    <w:p w14:paraId="19506D77" w14:textId="77777777" w:rsidR="00BB6BD4" w:rsidRDefault="00BB6BD4" w:rsidP="00BB6BD4">
      <w:pPr>
        <w:pStyle w:val="Caption"/>
        <w:keepNext/>
        <w:bidi w:val="0"/>
        <w:ind w:firstLine="0"/>
        <w:jc w:val="both"/>
      </w:pPr>
    </w:p>
    <w:p w14:paraId="0A4EBE44" w14:textId="64F80122" w:rsidR="00BB6BD4" w:rsidRPr="00BB6BD4" w:rsidRDefault="009852EF" w:rsidP="00BB6BD4">
      <w:pPr>
        <w:pStyle w:val="Caption"/>
        <w:keepNext/>
        <w:bidi w:val="0"/>
      </w:pPr>
      <w:r>
        <w:rPr>
          <w:rtl/>
        </w:rPr>
        <w:t>جدول</w:t>
      </w:r>
      <w:r>
        <w:t xml:space="preserve"> </w:t>
      </w:r>
      <w:bookmarkEnd w:id="6"/>
      <w:bookmarkEnd w:id="7"/>
      <w:r w:rsidR="001074AA">
        <w:rPr>
          <w:rFonts w:hint="cs"/>
          <w:rtl/>
        </w:rPr>
        <w:t>1</w:t>
      </w:r>
    </w:p>
    <w:p w14:paraId="2C37147D" w14:textId="269182D8" w:rsidR="007259F5" w:rsidRDefault="007259F5" w:rsidP="007259F5">
      <w:pPr>
        <w:ind w:left="567" w:firstLine="0"/>
      </w:pPr>
    </w:p>
    <w:p w14:paraId="37556D37" w14:textId="634B9B2A" w:rsidR="00A31FD8" w:rsidRDefault="00A31FD8" w:rsidP="007259F5">
      <w:pPr>
        <w:ind w:left="567" w:firstLine="0"/>
      </w:pPr>
    </w:p>
    <w:p w14:paraId="668C7F56" w14:textId="77777777" w:rsidR="00A31FD8" w:rsidRPr="007259F5" w:rsidRDefault="00A31FD8" w:rsidP="007259F5">
      <w:pPr>
        <w:ind w:left="567" w:firstLine="0"/>
      </w:pPr>
    </w:p>
    <w:p w14:paraId="04C2DA13" w14:textId="72A21E84" w:rsidR="00BE3BF6" w:rsidRDefault="00C92FFC" w:rsidP="00C92FFC">
      <w:pPr>
        <w:pStyle w:val="Heading1"/>
        <w:numPr>
          <w:ilvl w:val="0"/>
          <w:numId w:val="21"/>
        </w:numPr>
      </w:pPr>
      <w:bookmarkStart w:id="8" w:name="_Toc131597544"/>
      <w:r>
        <w:rPr>
          <w:rFonts w:hint="cs"/>
          <w:rtl/>
        </w:rPr>
        <w:t>پ</w:t>
      </w:r>
      <w:r w:rsidR="00BE3BF6" w:rsidRPr="007259F5">
        <w:rPr>
          <w:rFonts w:hint="cs"/>
          <w:rtl/>
        </w:rPr>
        <w:t xml:space="preserve">یاده سازی </w:t>
      </w:r>
      <w:bookmarkEnd w:id="8"/>
      <w:r w:rsidR="00297017">
        <w:rPr>
          <w:rFonts w:hint="cs"/>
          <w:rtl/>
        </w:rPr>
        <w:t>سفت‌افزار</w:t>
      </w:r>
      <w:r w:rsidR="00BE3BF6" w:rsidRPr="007259F5">
        <w:rPr>
          <w:rFonts w:hint="cs"/>
          <w:rtl/>
        </w:rPr>
        <w:t xml:space="preserve"> </w:t>
      </w:r>
    </w:p>
    <w:p w14:paraId="647FADD1" w14:textId="77777777" w:rsidR="00BB6BD4" w:rsidRDefault="00BB6BD4" w:rsidP="00BB6BD4">
      <w:pPr>
        <w:rPr>
          <w:lang w:bidi="fa-IR"/>
        </w:rPr>
      </w:pPr>
    </w:p>
    <w:p w14:paraId="4A55796C" w14:textId="399F0F99" w:rsidR="00BB6BD4" w:rsidRDefault="00BB6BD4" w:rsidP="00BB6BD4">
      <w:pPr>
        <w:ind w:left="567" w:firstLine="0"/>
        <w:rPr>
          <w:rtl/>
          <w:lang w:bidi="fa-IR"/>
        </w:rPr>
      </w:pPr>
      <w:r>
        <w:rPr>
          <w:rFonts w:hint="cs"/>
          <w:rtl/>
        </w:rPr>
        <w:t xml:space="preserve">سفت افزار روی میکروکنترلر </w:t>
      </w:r>
      <w:r>
        <w:t>ESP32</w:t>
      </w:r>
      <w:r>
        <w:rPr>
          <w:rFonts w:hint="cs"/>
          <w:rtl/>
        </w:rPr>
        <w:t xml:space="preserve"> اجرا شده</w:t>
      </w:r>
      <w:r>
        <w:rPr>
          <w:rFonts w:hint="cs"/>
          <w:rtl/>
          <w:lang w:bidi="fa-IR"/>
        </w:rPr>
        <w:t xml:space="preserve"> که محیط برنامه نویسی آن </w:t>
      </w:r>
      <w:r w:rsidR="00A33BCD">
        <w:rPr>
          <w:rFonts w:hint="cs"/>
          <w:rtl/>
          <w:lang w:bidi="fa-IR"/>
        </w:rPr>
        <w:t xml:space="preserve">پلتفرم </w:t>
      </w:r>
      <w:r w:rsidR="00A33BCD">
        <w:rPr>
          <w:lang w:bidi="fa-IR"/>
        </w:rPr>
        <w:t>Arduino</w:t>
      </w:r>
      <w:r w:rsidR="00A33BCD">
        <w:rPr>
          <w:rFonts w:hint="cs"/>
          <w:rtl/>
          <w:lang w:bidi="fa-IR"/>
        </w:rPr>
        <w:t xml:space="preserve"> است که روی </w:t>
      </w:r>
      <w:proofErr w:type="spellStart"/>
      <w:r w:rsidR="00A33BCD">
        <w:rPr>
          <w:lang w:bidi="fa-IR"/>
        </w:rPr>
        <w:t>FreeRTOS</w:t>
      </w:r>
      <w:proofErr w:type="spellEnd"/>
      <w:r w:rsidR="00A33BCD">
        <w:rPr>
          <w:rFonts w:hint="cs"/>
          <w:rtl/>
          <w:lang w:bidi="fa-IR"/>
        </w:rPr>
        <w:t xml:space="preserve"> پیاده سازی شده.</w:t>
      </w:r>
    </w:p>
    <w:p w14:paraId="410CC916" w14:textId="13E24E29" w:rsidR="006F7751" w:rsidRDefault="00A31FD8" w:rsidP="006F7751">
      <w:pPr>
        <w:ind w:left="567" w:firstLine="0"/>
        <w:rPr>
          <w:lang w:bidi="fa-IR"/>
        </w:rPr>
      </w:pPr>
      <w:r>
        <w:rPr>
          <w:rFonts w:hint="cs"/>
          <w:rtl/>
          <w:lang w:bidi="fa-IR"/>
        </w:rPr>
        <w:t xml:space="preserve">از نرم افزار </w:t>
      </w:r>
      <w:hyperlink r:id="rId17" w:history="1">
        <w:r w:rsidRPr="007E4186">
          <w:rPr>
            <w:rStyle w:val="Hyperlink"/>
            <w:lang w:bidi="fa-IR"/>
          </w:rPr>
          <w:t>Visual Studio Code</w:t>
        </w:r>
      </w:hyperlink>
      <w:r>
        <w:rPr>
          <w:rFonts w:hint="cs"/>
          <w:rtl/>
          <w:lang w:bidi="fa-IR"/>
        </w:rPr>
        <w:t xml:space="preserve"> با افزونه </w:t>
      </w:r>
      <w:proofErr w:type="spellStart"/>
      <w:r>
        <w:rPr>
          <w:lang w:bidi="fa-IR"/>
        </w:rPr>
        <w:t>PlatformIO</w:t>
      </w:r>
      <w:proofErr w:type="spellEnd"/>
      <w:r>
        <w:rPr>
          <w:rFonts w:hint="cs"/>
          <w:rtl/>
          <w:lang w:bidi="fa-IR"/>
        </w:rPr>
        <w:t xml:space="preserve"> برای توسعه سفت افزار استفاده شده است.</w:t>
      </w:r>
    </w:p>
    <w:p w14:paraId="40321B24" w14:textId="23F8BCED" w:rsidR="00A33BCD" w:rsidRDefault="00A33BCD" w:rsidP="00A33BCD">
      <w:pPr>
        <w:ind w:left="567" w:firstLine="0"/>
        <w:rPr>
          <w:lang w:bidi="fa-IR"/>
        </w:rPr>
      </w:pPr>
      <w:r>
        <w:rPr>
          <w:rFonts w:hint="cs"/>
          <w:rtl/>
          <w:lang w:bidi="fa-IR"/>
        </w:rPr>
        <w:t xml:space="preserve">سفت افزار شامل چندین </w:t>
      </w:r>
      <w:r>
        <w:rPr>
          <w:lang w:bidi="fa-IR"/>
        </w:rPr>
        <w:t>Task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Queue</w:t>
      </w:r>
      <w:r>
        <w:rPr>
          <w:rFonts w:hint="cs"/>
          <w:rtl/>
          <w:lang w:bidi="fa-IR"/>
        </w:rPr>
        <w:t xml:space="preserve"> است که هر کدام باید به صورت </w:t>
      </w:r>
      <w:r>
        <w:rPr>
          <w:lang w:bidi="fa-IR"/>
        </w:rPr>
        <w:t xml:space="preserve">Modular </w:t>
      </w:r>
      <w:r>
        <w:rPr>
          <w:rFonts w:hint="cs"/>
          <w:rtl/>
          <w:lang w:bidi="fa-IR"/>
        </w:rPr>
        <w:t xml:space="preserve"> جدا از </w:t>
      </w:r>
      <w:r>
        <w:rPr>
          <w:lang w:bidi="fa-IR"/>
        </w:rPr>
        <w:t xml:space="preserve">task </w:t>
      </w:r>
      <w:r>
        <w:rPr>
          <w:rFonts w:hint="cs"/>
          <w:rtl/>
          <w:lang w:bidi="fa-IR"/>
        </w:rPr>
        <w:t xml:space="preserve"> های دیگر کار کنند.</w:t>
      </w:r>
    </w:p>
    <w:p w14:paraId="25935776" w14:textId="77777777" w:rsidR="00A31FD8" w:rsidRPr="00BB6BD4" w:rsidRDefault="00A31FD8" w:rsidP="00A33BCD">
      <w:pPr>
        <w:ind w:left="567" w:firstLine="0"/>
        <w:rPr>
          <w:rFonts w:hint="cs"/>
          <w:rtl/>
          <w:lang w:bidi="fa-IR"/>
        </w:rPr>
      </w:pPr>
    </w:p>
    <w:p w14:paraId="23F9ED07" w14:textId="249C8C2C" w:rsidR="00297017" w:rsidRDefault="00297017" w:rsidP="00C92FFC">
      <w:pPr>
        <w:pStyle w:val="Heading3"/>
        <w:rPr>
          <w:rtl/>
        </w:rPr>
      </w:pPr>
      <w:r>
        <w:t>Task</w:t>
      </w:r>
      <w:r>
        <w:rPr>
          <w:rFonts w:hint="cs"/>
          <w:rtl/>
        </w:rPr>
        <w:t xml:space="preserve"> ها</w:t>
      </w:r>
    </w:p>
    <w:p w14:paraId="377CBCF9" w14:textId="1B35C266" w:rsidR="00591C30" w:rsidRPr="00591C30" w:rsidRDefault="00591C30" w:rsidP="00591C30">
      <w:pPr>
        <w:rPr>
          <w:sz w:val="28"/>
          <w:rtl/>
          <w:lang w:bidi="fa-IR"/>
        </w:rPr>
      </w:pPr>
      <w:proofErr w:type="spellStart"/>
      <w:r w:rsidRPr="00591C30">
        <w:rPr>
          <w:rFonts w:ascii="Arial" w:eastAsiaTheme="majorEastAsia" w:hAnsi="Arial"/>
          <w:sz w:val="28"/>
          <w:lang w:bidi="fa-IR"/>
        </w:rPr>
        <w:t>FreeRTOS</w:t>
      </w:r>
      <w:proofErr w:type="spellEnd"/>
      <w:r w:rsidRPr="00591C30">
        <w:rPr>
          <w:rFonts w:ascii="Arial" w:eastAsiaTheme="majorEastAsia" w:hAnsi="Arial" w:hint="cs"/>
          <w:sz w:val="28"/>
          <w:rtl/>
          <w:lang w:bidi="fa-IR"/>
        </w:rPr>
        <w:t xml:space="preserve"> </w:t>
      </w:r>
      <w:r>
        <w:rPr>
          <w:rFonts w:ascii="Arial" w:eastAsiaTheme="majorEastAsia" w:hAnsi="Arial" w:hint="cs"/>
          <w:sz w:val="28"/>
          <w:rtl/>
          <w:lang w:bidi="fa-IR"/>
        </w:rPr>
        <w:t xml:space="preserve">، می تواند چندین </w:t>
      </w:r>
      <w:r>
        <w:rPr>
          <w:rFonts w:ascii="Arial" w:eastAsiaTheme="majorEastAsia" w:hAnsi="Arial"/>
          <w:sz w:val="28"/>
          <w:lang w:bidi="fa-IR"/>
        </w:rPr>
        <w:t>Task</w:t>
      </w:r>
      <w:r>
        <w:rPr>
          <w:rFonts w:ascii="Arial" w:eastAsiaTheme="majorEastAsia" w:hAnsi="Arial" w:hint="cs"/>
          <w:sz w:val="28"/>
          <w:rtl/>
          <w:lang w:bidi="fa-IR"/>
        </w:rPr>
        <w:t xml:space="preserve"> با اولویت های متفاوت را همزمان اجرا کند.</w:t>
      </w:r>
    </w:p>
    <w:p w14:paraId="0FB880B6" w14:textId="7E801834" w:rsidR="00297017" w:rsidRDefault="00A33BCD" w:rsidP="00C92FFC">
      <w:pPr>
        <w:pStyle w:val="Heading3"/>
        <w:rPr>
          <w:rtl/>
        </w:rPr>
      </w:pPr>
      <w:proofErr w:type="spellStart"/>
      <w:r w:rsidRPr="00A33BCD">
        <w:t>readJoystick_task</w:t>
      </w:r>
      <w:proofErr w:type="spellEnd"/>
    </w:p>
    <w:p w14:paraId="6CF8E9E7" w14:textId="71914C14" w:rsidR="00A33BCD" w:rsidRPr="00A33BCD" w:rsidRDefault="00591C30" w:rsidP="00591C30">
      <w:pPr>
        <w:rPr>
          <w:lang w:bidi="fa-IR"/>
        </w:rPr>
      </w:pPr>
      <w:r>
        <w:rPr>
          <w:rFonts w:hint="cs"/>
          <w:rtl/>
          <w:lang w:bidi="fa-IR"/>
        </w:rPr>
        <w:t xml:space="preserve">این تسک، به صورت دوره ای مقادیر آنالوگ و کلید ها را خوانده و آنها به </w:t>
      </w:r>
      <w:r>
        <w:rPr>
          <w:lang w:bidi="fa-IR"/>
        </w:rPr>
        <w:t>Queue</w:t>
      </w:r>
      <w:r>
        <w:rPr>
          <w:rFonts w:hint="cs"/>
          <w:rtl/>
          <w:lang w:bidi="fa-IR"/>
        </w:rPr>
        <w:t xml:space="preserve"> تسک</w:t>
      </w:r>
      <w:r>
        <w:rPr>
          <w:lang w:bidi="fa-IR"/>
        </w:rPr>
        <w:t xml:space="preserve"> </w:t>
      </w:r>
      <w:proofErr w:type="spellStart"/>
      <w:r w:rsidRPr="00591C30">
        <w:rPr>
          <w:lang w:bidi="fa-IR"/>
        </w:rPr>
        <w:t>bluetoothManager_task</w:t>
      </w:r>
      <w:proofErr w:type="spellEnd"/>
      <w:r>
        <w:rPr>
          <w:rFonts w:hint="cs"/>
          <w:rtl/>
          <w:lang w:bidi="fa-IR"/>
        </w:rPr>
        <w:t xml:space="preserve"> می فرستد..</w:t>
      </w:r>
    </w:p>
    <w:p w14:paraId="7D4D3488" w14:textId="77777777" w:rsidR="00591C30" w:rsidRDefault="00591C30" w:rsidP="00C92FFC">
      <w:pPr>
        <w:pStyle w:val="Heading3"/>
        <w:rPr>
          <w:rtl/>
        </w:rPr>
      </w:pPr>
      <w:proofErr w:type="spellStart"/>
      <w:r w:rsidRPr="00591C30">
        <w:lastRenderedPageBreak/>
        <w:t>bluetoothManager_task</w:t>
      </w:r>
      <w:proofErr w:type="spellEnd"/>
    </w:p>
    <w:p w14:paraId="59C9115E" w14:textId="2C254EF4" w:rsidR="00591C30" w:rsidRPr="00591C30" w:rsidRDefault="00591C30" w:rsidP="00591C30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تسک، شامل شئ  </w:t>
      </w:r>
      <w:proofErr w:type="spellStart"/>
      <w:r w:rsidRPr="00591C30">
        <w:rPr>
          <w:lang w:bidi="fa-IR"/>
        </w:rPr>
        <w:t>SerialBT</w:t>
      </w:r>
      <w:proofErr w:type="spellEnd"/>
      <w:r>
        <w:rPr>
          <w:rFonts w:hint="cs"/>
          <w:rtl/>
          <w:lang w:bidi="fa-IR"/>
        </w:rPr>
        <w:t xml:space="preserve"> از جنس </w:t>
      </w:r>
      <w:proofErr w:type="spellStart"/>
      <w:r w:rsidRPr="00591C30">
        <w:rPr>
          <w:lang w:bidi="fa-IR"/>
        </w:rPr>
        <w:t>BluetoothSerial</w:t>
      </w:r>
      <w:proofErr w:type="spellEnd"/>
      <w:r>
        <w:rPr>
          <w:rFonts w:hint="cs"/>
          <w:rtl/>
          <w:lang w:bidi="fa-IR"/>
        </w:rPr>
        <w:t xml:space="preserve"> است و مسئول ارسال و دریافت اطلاعات با بلوتوث است. ابتدا</w:t>
      </w:r>
      <w:r w:rsidR="00AB1D10">
        <w:rPr>
          <w:rFonts w:hint="cs"/>
          <w:rtl/>
          <w:lang w:bidi="fa-IR"/>
        </w:rPr>
        <w:t xml:space="preserve"> منتظر اتصال شده و سپس</w:t>
      </w:r>
      <w:r>
        <w:rPr>
          <w:rFonts w:hint="cs"/>
          <w:rtl/>
          <w:lang w:bidi="fa-IR"/>
        </w:rPr>
        <w:t xml:space="preserve"> وارد حالت </w:t>
      </w:r>
      <w:r>
        <w:rPr>
          <w:lang w:bidi="fa-IR"/>
        </w:rPr>
        <w:t>COMMAND_MODE_PACKET</w:t>
      </w:r>
      <w:r>
        <w:rPr>
          <w:rFonts w:hint="cs"/>
          <w:rtl/>
          <w:lang w:bidi="fa-IR"/>
        </w:rPr>
        <w:t xml:space="preserve"> می شود و منتظر دریافت پارامتر های خواندن و ارسال اطلاعات می شود. پس از دریافت دستورات تنظیم اولیه، به صورت دوره ای اطلاعات آنالوگ و کلید ها را از </w:t>
      </w:r>
      <w:r>
        <w:rPr>
          <w:lang w:bidi="fa-IR"/>
        </w:rPr>
        <w:t>Queue</w:t>
      </w:r>
      <w:r>
        <w:rPr>
          <w:rFonts w:hint="cs"/>
          <w:rtl/>
          <w:lang w:bidi="fa-IR"/>
        </w:rPr>
        <w:t xml:space="preserve"> خود به نام </w:t>
      </w:r>
      <w:proofErr w:type="spellStart"/>
      <w:r w:rsidRPr="00591C30">
        <w:rPr>
          <w:lang w:bidi="fa-IR"/>
        </w:rPr>
        <w:t>qTransmitBT</w:t>
      </w:r>
      <w:proofErr w:type="spellEnd"/>
      <w:r>
        <w:rPr>
          <w:rFonts w:hint="cs"/>
          <w:rtl/>
          <w:lang w:bidi="fa-IR"/>
        </w:rPr>
        <w:t xml:space="preserve"> می خواند و آنها را با تابع </w:t>
      </w:r>
      <w:proofErr w:type="spellStart"/>
      <w:r w:rsidR="00AB1D10" w:rsidRPr="00AB1D10">
        <w:rPr>
          <w:lang w:bidi="fa-IR"/>
        </w:rPr>
        <w:t>constructByteArray</w:t>
      </w:r>
      <w:proofErr w:type="spellEnd"/>
      <w:r w:rsidR="00AB1D10">
        <w:rPr>
          <w:rFonts w:hint="cs"/>
          <w:rtl/>
          <w:lang w:bidi="fa-IR"/>
        </w:rPr>
        <w:t xml:space="preserve"> تبدیل به یک آرایه از اعداد 8 بیتی کرده و آنها را به صورت سریالی از طریق بلوتوث ارسال می کند.</w:t>
      </w:r>
    </w:p>
    <w:p w14:paraId="7EC7157D" w14:textId="35CBD6F9" w:rsidR="00AB1D10" w:rsidRDefault="00AB1D10" w:rsidP="00C92FFC">
      <w:pPr>
        <w:pStyle w:val="Heading3"/>
        <w:rPr>
          <w:rtl/>
        </w:rPr>
      </w:pPr>
      <w:proofErr w:type="spellStart"/>
      <w:r w:rsidRPr="00AB1D10">
        <w:t>alarm_task</w:t>
      </w:r>
      <w:proofErr w:type="spellEnd"/>
    </w:p>
    <w:p w14:paraId="0631449A" w14:textId="24F6C9BB" w:rsidR="00D94A5E" w:rsidRDefault="00D94A5E" w:rsidP="00D94A5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تسک شامل کتابخانه </w:t>
      </w:r>
      <w:proofErr w:type="spellStart"/>
      <w:r>
        <w:rPr>
          <w:lang w:bidi="fa-IR"/>
        </w:rPr>
        <w:t>Alarm_FreeRTOS</w:t>
      </w:r>
      <w:proofErr w:type="spellEnd"/>
      <w:r>
        <w:rPr>
          <w:rFonts w:hint="cs"/>
          <w:rtl/>
          <w:lang w:bidi="fa-IR"/>
        </w:rPr>
        <w:t xml:space="preserve"> است و در کد اصلی برای استفاده از آلارم، تنها تابع</w:t>
      </w:r>
      <w:r>
        <w:rPr>
          <w:lang w:bidi="fa-IR"/>
        </w:rPr>
        <w:t xml:space="preserve">  </w:t>
      </w:r>
      <w:proofErr w:type="spellStart"/>
      <w:r w:rsidRPr="00D94A5E">
        <w:rPr>
          <w:lang w:bidi="fa-IR"/>
        </w:rPr>
        <w:t>addAlarmToQueue</w:t>
      </w:r>
      <w:proofErr w:type="spellEnd"/>
      <w:r>
        <w:rPr>
          <w:rFonts w:hint="cs"/>
          <w:rtl/>
          <w:lang w:bidi="fa-IR"/>
        </w:rPr>
        <w:t xml:space="preserve"> خوانده می شود.</w:t>
      </w:r>
    </w:p>
    <w:p w14:paraId="626B56EA" w14:textId="688BA835" w:rsidR="00D94A5E" w:rsidRDefault="00D94A5E" w:rsidP="00D94A5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 خلاف سایر تسک های اصلی، این تسک در </w:t>
      </w:r>
      <w:r>
        <w:rPr>
          <w:lang w:bidi="fa-IR"/>
        </w:rPr>
        <w:t>main.cpp</w:t>
      </w:r>
      <w:r>
        <w:rPr>
          <w:rFonts w:hint="cs"/>
          <w:rtl/>
          <w:lang w:bidi="fa-IR"/>
        </w:rPr>
        <w:t xml:space="preserve"> شروع می شود.</w:t>
      </w:r>
    </w:p>
    <w:p w14:paraId="62B58994" w14:textId="3F35CDD6" w:rsidR="00A33BCD" w:rsidRDefault="00D94A5E" w:rsidP="00C92FFC">
      <w:pPr>
        <w:pStyle w:val="Heading3"/>
        <w:rPr>
          <w:rtl/>
        </w:rPr>
      </w:pPr>
      <w:proofErr w:type="spellStart"/>
      <w:r w:rsidRPr="00D94A5E">
        <w:t>taskManager_task</w:t>
      </w:r>
      <w:proofErr w:type="spellEnd"/>
    </w:p>
    <w:p w14:paraId="4265C74B" w14:textId="74BE68FF" w:rsidR="00D94A5E" w:rsidRDefault="00D94A5E" w:rsidP="00D94A5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تسک مسئول شروع تسک های دیگر با دستور </w:t>
      </w:r>
      <w:r>
        <w:rPr>
          <w:lang w:bidi="fa-IR"/>
        </w:rPr>
        <w:t xml:space="preserve">serial </w:t>
      </w:r>
      <w:r>
        <w:rPr>
          <w:rFonts w:hint="cs"/>
          <w:rtl/>
          <w:lang w:bidi="fa-IR"/>
        </w:rPr>
        <w:t xml:space="preserve"> و برای تست در مراحل اولیه نوشته شده است. برای کار خودکار این تسک مقادیر </w:t>
      </w:r>
      <w:r w:rsidRPr="00D94A5E">
        <w:rPr>
          <w:lang w:bidi="fa-IR"/>
        </w:rPr>
        <w:t>ADC_TASK_ENABLED</w:t>
      </w:r>
      <w:r>
        <w:rPr>
          <w:rFonts w:hint="cs"/>
          <w:rtl/>
          <w:lang w:bidi="fa-IR"/>
        </w:rPr>
        <w:t xml:space="preserve"> و </w:t>
      </w:r>
      <w:r w:rsidRPr="00D94A5E">
        <w:rPr>
          <w:lang w:bidi="fa-IR"/>
        </w:rPr>
        <w:t>BT_TASK_ENABLED</w:t>
      </w:r>
      <w:r>
        <w:rPr>
          <w:rFonts w:hint="cs"/>
          <w:rtl/>
          <w:lang w:bidi="fa-IR"/>
        </w:rPr>
        <w:t xml:space="preserve"> ست شده اند.</w:t>
      </w:r>
    </w:p>
    <w:p w14:paraId="6A3E996C" w14:textId="77777777" w:rsidR="00D94A5E" w:rsidRPr="00D94A5E" w:rsidRDefault="00D94A5E" w:rsidP="00D94A5E">
      <w:pPr>
        <w:rPr>
          <w:rtl/>
          <w:lang w:bidi="fa-IR"/>
        </w:rPr>
      </w:pPr>
    </w:p>
    <w:p w14:paraId="6C94AA5C" w14:textId="5A389DDF" w:rsidR="00CB5BE8" w:rsidRDefault="00CB5BE8" w:rsidP="00FE53C2">
      <w:pPr>
        <w:pStyle w:val="Caption"/>
        <w:keepNext/>
      </w:pPr>
      <w:bookmarkStart w:id="9" w:name="_Toc131596076"/>
      <w:bookmarkStart w:id="10" w:name="_Toc131596356"/>
      <w:r>
        <w:rPr>
          <w:rtl/>
        </w:rPr>
        <w:t xml:space="preserve">جدول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جدول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A36DD">
        <w:rPr>
          <w:noProof/>
          <w:rtl/>
        </w:rPr>
        <w:t>2</w:t>
      </w:r>
      <w:bookmarkEnd w:id="9"/>
      <w:bookmarkEnd w:id="10"/>
      <w:r>
        <w:rPr>
          <w:rtl/>
        </w:rPr>
        <w:fldChar w:fldCharType="end"/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3245"/>
        <w:gridCol w:w="2792"/>
        <w:gridCol w:w="2316"/>
      </w:tblGrid>
      <w:tr w:rsidR="00297017" w14:paraId="34605E29" w14:textId="77777777" w:rsidTr="0006041E">
        <w:tc>
          <w:tcPr>
            <w:tcW w:w="2634" w:type="dxa"/>
          </w:tcPr>
          <w:p w14:paraId="7437ACD7" w14:textId="3D0AAB4B" w:rsidR="00297017" w:rsidRDefault="00297017" w:rsidP="00297017">
            <w:pPr>
              <w:bidi w:val="0"/>
              <w:ind w:firstLine="0"/>
            </w:pPr>
            <w:r>
              <w:t>Task Names</w:t>
            </w:r>
          </w:p>
        </w:tc>
        <w:tc>
          <w:tcPr>
            <w:tcW w:w="3154" w:type="dxa"/>
          </w:tcPr>
          <w:p w14:paraId="16EEA7CC" w14:textId="170CB1AD" w:rsidR="00297017" w:rsidRDefault="00297017" w:rsidP="00297017">
            <w:pPr>
              <w:bidi w:val="0"/>
              <w:ind w:firstLine="0"/>
            </w:pPr>
            <w:r>
              <w:t>Function</w:t>
            </w:r>
          </w:p>
        </w:tc>
        <w:tc>
          <w:tcPr>
            <w:tcW w:w="2565" w:type="dxa"/>
          </w:tcPr>
          <w:p w14:paraId="5CA801F8" w14:textId="37550CB9" w:rsidR="00297017" w:rsidRDefault="00297017" w:rsidP="00297017">
            <w:pPr>
              <w:bidi w:val="0"/>
              <w:ind w:firstLine="0"/>
            </w:pPr>
            <w:r>
              <w:t>Description</w:t>
            </w:r>
          </w:p>
        </w:tc>
      </w:tr>
      <w:tr w:rsidR="00297017" w14:paraId="32247A2B" w14:textId="77777777" w:rsidTr="0006041E">
        <w:tc>
          <w:tcPr>
            <w:tcW w:w="2634" w:type="dxa"/>
          </w:tcPr>
          <w:p w14:paraId="5935BE51" w14:textId="77777777" w:rsidR="0078314D" w:rsidRPr="0078314D" w:rsidRDefault="0078314D" w:rsidP="00C92FFC">
            <w:pPr>
              <w:pStyle w:val="Heading3"/>
              <w:numPr>
                <w:ilvl w:val="0"/>
                <w:numId w:val="0"/>
              </w:numPr>
              <w:ind w:left="142"/>
              <w:rPr>
                <w:rtl/>
              </w:rPr>
            </w:pPr>
            <w:proofErr w:type="spellStart"/>
            <w:r w:rsidRPr="0078314D">
              <w:lastRenderedPageBreak/>
              <w:t>readJoystick_task</w:t>
            </w:r>
            <w:proofErr w:type="spellEnd"/>
          </w:p>
          <w:p w14:paraId="70092747" w14:textId="22CCCD9C" w:rsidR="00297017" w:rsidRPr="0078314D" w:rsidRDefault="00297017" w:rsidP="00297017">
            <w:pPr>
              <w:bidi w:val="0"/>
              <w:ind w:firstLine="0"/>
              <w:rPr>
                <w:sz w:val="22"/>
                <w:szCs w:val="22"/>
                <w:rtl/>
                <w:lang w:bidi="fa-IR"/>
              </w:rPr>
            </w:pPr>
          </w:p>
        </w:tc>
        <w:tc>
          <w:tcPr>
            <w:tcW w:w="3154" w:type="dxa"/>
          </w:tcPr>
          <w:p w14:paraId="2A34CD93" w14:textId="68D289A6" w:rsidR="00297017" w:rsidRPr="0078314D" w:rsidRDefault="0006041E" w:rsidP="00297017">
            <w:pPr>
              <w:bidi w:val="0"/>
              <w:ind w:firstLine="0"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خواندن آنالوگ ها و کلید ها و ارسال به </w:t>
            </w:r>
            <w:proofErr w:type="spellStart"/>
            <w:r>
              <w:rPr>
                <w:sz w:val="22"/>
                <w:szCs w:val="22"/>
                <w:lang w:bidi="fa-IR"/>
              </w:rPr>
              <w:t>qTransmitBT</w:t>
            </w:r>
            <w:proofErr w:type="spellEnd"/>
          </w:p>
        </w:tc>
        <w:tc>
          <w:tcPr>
            <w:tcW w:w="2565" w:type="dxa"/>
          </w:tcPr>
          <w:p w14:paraId="46BF40C4" w14:textId="77777777" w:rsidR="00297017" w:rsidRDefault="00297017" w:rsidP="00297017">
            <w:pPr>
              <w:bidi w:val="0"/>
              <w:ind w:firstLine="0"/>
            </w:pPr>
          </w:p>
        </w:tc>
      </w:tr>
      <w:tr w:rsidR="0006041E" w14:paraId="4F1B2C36" w14:textId="77777777" w:rsidTr="0006041E">
        <w:tc>
          <w:tcPr>
            <w:tcW w:w="2634" w:type="dxa"/>
          </w:tcPr>
          <w:p w14:paraId="496A86D2" w14:textId="77777777" w:rsidR="0006041E" w:rsidRPr="0078314D" w:rsidRDefault="0006041E" w:rsidP="00C92FFC">
            <w:pPr>
              <w:pStyle w:val="Heading3"/>
              <w:numPr>
                <w:ilvl w:val="0"/>
                <w:numId w:val="0"/>
              </w:numPr>
              <w:ind w:left="142"/>
              <w:rPr>
                <w:rtl/>
              </w:rPr>
            </w:pPr>
            <w:proofErr w:type="spellStart"/>
            <w:r w:rsidRPr="0078314D">
              <w:t>bluetoothManager_task</w:t>
            </w:r>
            <w:proofErr w:type="spellEnd"/>
          </w:p>
          <w:p w14:paraId="3C6F8ABB" w14:textId="77777777" w:rsidR="0006041E" w:rsidRPr="0078314D" w:rsidRDefault="0006041E" w:rsidP="0006041E">
            <w:pPr>
              <w:bidi w:val="0"/>
              <w:ind w:firstLine="0"/>
              <w:rPr>
                <w:sz w:val="22"/>
                <w:szCs w:val="22"/>
              </w:rPr>
            </w:pPr>
          </w:p>
        </w:tc>
        <w:tc>
          <w:tcPr>
            <w:tcW w:w="3154" w:type="dxa"/>
          </w:tcPr>
          <w:p w14:paraId="1E29E9DF" w14:textId="54CE42FA" w:rsidR="0006041E" w:rsidRPr="0078314D" w:rsidRDefault="0006041E" w:rsidP="0006041E">
            <w:pPr>
              <w:bidi w:val="0"/>
              <w:ind w:firstLine="0"/>
              <w:rPr>
                <w:sz w:val="22"/>
                <w:szCs w:val="22"/>
                <w:rtl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خواندن آنالوگ ها و کلید ها از  </w:t>
            </w:r>
            <w:proofErr w:type="spellStart"/>
            <w:r>
              <w:rPr>
                <w:sz w:val="22"/>
                <w:szCs w:val="22"/>
                <w:lang w:bidi="fa-IR"/>
              </w:rPr>
              <w:t>qTransmitBT</w:t>
            </w:r>
            <w:proofErr w:type="spellEnd"/>
            <w:r>
              <w:rPr>
                <w:sz w:val="22"/>
                <w:szCs w:val="22"/>
                <w:lang w:bidi="fa-IR"/>
              </w:rPr>
              <w:t xml:space="preserve"> 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>و ارسال با بلوتوث</w:t>
            </w:r>
          </w:p>
        </w:tc>
        <w:tc>
          <w:tcPr>
            <w:tcW w:w="2565" w:type="dxa"/>
          </w:tcPr>
          <w:p w14:paraId="48FDE3DB" w14:textId="77777777" w:rsidR="0006041E" w:rsidRDefault="0006041E" w:rsidP="0006041E">
            <w:pPr>
              <w:bidi w:val="0"/>
              <w:ind w:firstLine="0"/>
            </w:pPr>
          </w:p>
        </w:tc>
      </w:tr>
      <w:tr w:rsidR="0006041E" w14:paraId="1460A350" w14:textId="77777777" w:rsidTr="0006041E">
        <w:tc>
          <w:tcPr>
            <w:tcW w:w="2634" w:type="dxa"/>
          </w:tcPr>
          <w:p w14:paraId="28A93E4D" w14:textId="77777777" w:rsidR="0006041E" w:rsidRPr="0078314D" w:rsidRDefault="0006041E" w:rsidP="00C92FFC">
            <w:pPr>
              <w:pStyle w:val="Heading3"/>
              <w:numPr>
                <w:ilvl w:val="0"/>
                <w:numId w:val="0"/>
              </w:numPr>
              <w:ind w:left="142"/>
              <w:rPr>
                <w:rtl/>
              </w:rPr>
            </w:pPr>
            <w:proofErr w:type="spellStart"/>
            <w:r w:rsidRPr="0078314D">
              <w:t>alarm_task</w:t>
            </w:r>
            <w:proofErr w:type="spellEnd"/>
          </w:p>
          <w:p w14:paraId="607C03C8" w14:textId="77777777" w:rsidR="0006041E" w:rsidRPr="0078314D" w:rsidRDefault="0006041E" w:rsidP="0006041E">
            <w:pPr>
              <w:bidi w:val="0"/>
              <w:ind w:firstLine="0"/>
              <w:rPr>
                <w:sz w:val="22"/>
                <w:szCs w:val="22"/>
              </w:rPr>
            </w:pPr>
          </w:p>
        </w:tc>
        <w:tc>
          <w:tcPr>
            <w:tcW w:w="3154" w:type="dxa"/>
          </w:tcPr>
          <w:p w14:paraId="10AA0CA4" w14:textId="15A9403F" w:rsidR="0006041E" w:rsidRPr="0078314D" w:rsidRDefault="0006041E" w:rsidP="0006041E">
            <w:pPr>
              <w:bidi w:val="0"/>
              <w:ind w:firstLine="0"/>
              <w:rPr>
                <w:sz w:val="22"/>
                <w:szCs w:val="22"/>
              </w:rPr>
            </w:pPr>
            <w:r>
              <w:rPr>
                <w:rFonts w:hint="cs"/>
                <w:sz w:val="22"/>
                <w:szCs w:val="22"/>
                <w:rtl/>
              </w:rPr>
              <w:t>اعمال آلارم ها</w:t>
            </w:r>
          </w:p>
        </w:tc>
        <w:tc>
          <w:tcPr>
            <w:tcW w:w="2565" w:type="dxa"/>
          </w:tcPr>
          <w:p w14:paraId="66B3A227" w14:textId="77777777" w:rsidR="0006041E" w:rsidRDefault="0006041E" w:rsidP="0006041E">
            <w:pPr>
              <w:bidi w:val="0"/>
              <w:ind w:firstLine="0"/>
            </w:pPr>
          </w:p>
        </w:tc>
      </w:tr>
      <w:tr w:rsidR="0006041E" w14:paraId="33477859" w14:textId="77777777" w:rsidTr="0006041E">
        <w:tc>
          <w:tcPr>
            <w:tcW w:w="2634" w:type="dxa"/>
          </w:tcPr>
          <w:p w14:paraId="250D384B" w14:textId="77777777" w:rsidR="0006041E" w:rsidRPr="0078314D" w:rsidRDefault="0006041E" w:rsidP="00C92FFC">
            <w:pPr>
              <w:pStyle w:val="Heading3"/>
              <w:numPr>
                <w:ilvl w:val="0"/>
                <w:numId w:val="0"/>
              </w:numPr>
              <w:ind w:left="142"/>
              <w:rPr>
                <w:rtl/>
              </w:rPr>
            </w:pPr>
            <w:proofErr w:type="spellStart"/>
            <w:r w:rsidRPr="0078314D">
              <w:t>taskManager_task</w:t>
            </w:r>
            <w:proofErr w:type="spellEnd"/>
          </w:p>
          <w:p w14:paraId="568F8412" w14:textId="77777777" w:rsidR="0006041E" w:rsidRPr="0078314D" w:rsidRDefault="0006041E" w:rsidP="0006041E">
            <w:pPr>
              <w:bidi w:val="0"/>
              <w:ind w:firstLine="0"/>
              <w:rPr>
                <w:sz w:val="22"/>
                <w:szCs w:val="22"/>
              </w:rPr>
            </w:pPr>
          </w:p>
        </w:tc>
        <w:tc>
          <w:tcPr>
            <w:tcW w:w="3154" w:type="dxa"/>
          </w:tcPr>
          <w:p w14:paraId="5ACA8446" w14:textId="200D6657" w:rsidR="0006041E" w:rsidRPr="0078314D" w:rsidRDefault="0006041E" w:rsidP="0006041E">
            <w:pPr>
              <w:bidi w:val="0"/>
              <w:ind w:firstLine="0"/>
              <w:rPr>
                <w:sz w:val="22"/>
                <w:szCs w:val="22"/>
              </w:rPr>
            </w:pPr>
            <w:r>
              <w:rPr>
                <w:rFonts w:hint="cs"/>
                <w:sz w:val="22"/>
                <w:szCs w:val="22"/>
                <w:rtl/>
              </w:rPr>
              <w:t>مدیریت تسک ها</w:t>
            </w:r>
          </w:p>
        </w:tc>
        <w:tc>
          <w:tcPr>
            <w:tcW w:w="2565" w:type="dxa"/>
          </w:tcPr>
          <w:p w14:paraId="26415430" w14:textId="77777777" w:rsidR="0006041E" w:rsidRDefault="0006041E" w:rsidP="0006041E">
            <w:pPr>
              <w:bidi w:val="0"/>
              <w:ind w:firstLine="0"/>
            </w:pPr>
          </w:p>
        </w:tc>
      </w:tr>
    </w:tbl>
    <w:tbl>
      <w:tblPr>
        <w:tblStyle w:val="TableGrid"/>
        <w:tblpPr w:leftFromText="180" w:rightFromText="180" w:vertAnchor="text" w:horzAnchor="page" w:tblpX="1760" w:tblpY="208"/>
        <w:tblW w:w="9209" w:type="dxa"/>
        <w:tblLook w:val="04A0" w:firstRow="1" w:lastRow="0" w:firstColumn="1" w:lastColumn="0" w:noHBand="0" w:noVBand="1"/>
      </w:tblPr>
      <w:tblGrid>
        <w:gridCol w:w="1965"/>
        <w:gridCol w:w="7244"/>
      </w:tblGrid>
      <w:tr w:rsidR="00591C30" w:rsidRPr="007259F5" w14:paraId="4CCBF995" w14:textId="77777777" w:rsidTr="006F7751">
        <w:trPr>
          <w:trHeight w:hRule="exact" w:val="567"/>
        </w:trPr>
        <w:tc>
          <w:tcPr>
            <w:tcW w:w="1965" w:type="dxa"/>
            <w:vAlign w:val="center"/>
          </w:tcPr>
          <w:p w14:paraId="2C42E0FF" w14:textId="77777777" w:rsidR="00591C30" w:rsidRPr="007259F5" w:rsidRDefault="00591C30" w:rsidP="006F7751">
            <w:pPr>
              <w:pStyle w:val="ReportTable"/>
              <w:bidi/>
            </w:pPr>
            <w:r w:rsidRPr="007259F5">
              <w:t>Argument</w:t>
            </w:r>
          </w:p>
        </w:tc>
        <w:tc>
          <w:tcPr>
            <w:tcW w:w="7244" w:type="dxa"/>
            <w:vAlign w:val="center"/>
          </w:tcPr>
          <w:p w14:paraId="1CBE54E8" w14:textId="77777777" w:rsidR="00591C30" w:rsidRPr="007259F5" w:rsidRDefault="00591C30" w:rsidP="006F7751">
            <w:pPr>
              <w:pStyle w:val="ReportTable"/>
              <w:bidi/>
              <w:rPr>
                <w:rtl/>
              </w:rPr>
            </w:pPr>
            <w:r w:rsidRPr="007259F5">
              <w:t>Description</w:t>
            </w:r>
          </w:p>
        </w:tc>
      </w:tr>
      <w:tr w:rsidR="00591C30" w:rsidRPr="007259F5" w14:paraId="2E2F8062" w14:textId="77777777" w:rsidTr="006F7751">
        <w:trPr>
          <w:trHeight w:hRule="exact" w:val="955"/>
        </w:trPr>
        <w:tc>
          <w:tcPr>
            <w:tcW w:w="1965" w:type="dxa"/>
            <w:vAlign w:val="center"/>
          </w:tcPr>
          <w:p w14:paraId="4832B6E6" w14:textId="77777777" w:rsidR="00591C30" w:rsidRDefault="00591C30" w:rsidP="006F7751">
            <w:pPr>
              <w:pStyle w:val="ReportTable"/>
              <w:bidi/>
            </w:pPr>
            <w:r>
              <w:t>X Potentiometer</w:t>
            </w:r>
          </w:p>
          <w:p w14:paraId="5C9F735D" w14:textId="77777777" w:rsidR="00591C30" w:rsidRPr="007259F5" w:rsidRDefault="00591C30" w:rsidP="006F7751">
            <w:pPr>
              <w:pStyle w:val="ReportTable"/>
              <w:bidi/>
            </w:pPr>
            <w:r>
              <w:t>(Analog)</w:t>
            </w:r>
          </w:p>
        </w:tc>
        <w:tc>
          <w:tcPr>
            <w:tcW w:w="7244" w:type="dxa"/>
            <w:vAlign w:val="center"/>
          </w:tcPr>
          <w:p w14:paraId="6C19A082" w14:textId="77777777" w:rsidR="00591C30" w:rsidRPr="007259F5" w:rsidRDefault="00591C30" w:rsidP="006F7751">
            <w:pPr>
              <w:pStyle w:val="ReportTable"/>
              <w:bidi/>
              <w:rPr>
                <w:rtl/>
              </w:rPr>
            </w:pPr>
          </w:p>
        </w:tc>
      </w:tr>
      <w:tr w:rsidR="00591C30" w:rsidRPr="007259F5" w14:paraId="1F4A2172" w14:textId="77777777" w:rsidTr="006F7751">
        <w:trPr>
          <w:trHeight w:hRule="exact" w:val="901"/>
        </w:trPr>
        <w:tc>
          <w:tcPr>
            <w:tcW w:w="1965" w:type="dxa"/>
            <w:vAlign w:val="center"/>
          </w:tcPr>
          <w:p w14:paraId="6F5CEB77" w14:textId="77777777" w:rsidR="00591C30" w:rsidRDefault="00591C30" w:rsidP="006F7751">
            <w:pPr>
              <w:pStyle w:val="ReportTable"/>
              <w:bidi/>
            </w:pPr>
            <w:r>
              <w:t>Y Potentiometer</w:t>
            </w:r>
          </w:p>
          <w:p w14:paraId="5AC23974" w14:textId="77777777" w:rsidR="00591C30" w:rsidRPr="007259F5" w:rsidRDefault="00591C30" w:rsidP="006F7751">
            <w:pPr>
              <w:pStyle w:val="ReportTable"/>
              <w:bidi/>
              <w:rPr>
                <w:rtl/>
              </w:rPr>
            </w:pPr>
            <w:r>
              <w:t>(Analog)</w:t>
            </w:r>
          </w:p>
        </w:tc>
        <w:tc>
          <w:tcPr>
            <w:tcW w:w="7244" w:type="dxa"/>
            <w:vAlign w:val="center"/>
          </w:tcPr>
          <w:p w14:paraId="6822EF7B" w14:textId="77777777" w:rsidR="00591C30" w:rsidRPr="007259F5" w:rsidRDefault="00591C30" w:rsidP="006F7751">
            <w:pPr>
              <w:pStyle w:val="ReportTable"/>
              <w:bidi/>
              <w:rPr>
                <w:rtl/>
              </w:rPr>
            </w:pPr>
          </w:p>
        </w:tc>
      </w:tr>
      <w:tr w:rsidR="00591C30" w:rsidRPr="007259F5" w14:paraId="4C4A273F" w14:textId="77777777" w:rsidTr="006F7751">
        <w:trPr>
          <w:trHeight w:hRule="exact" w:val="901"/>
        </w:trPr>
        <w:tc>
          <w:tcPr>
            <w:tcW w:w="1965" w:type="dxa"/>
            <w:vAlign w:val="center"/>
          </w:tcPr>
          <w:p w14:paraId="79F1CB22" w14:textId="77777777" w:rsidR="00591C30" w:rsidRDefault="00591C30" w:rsidP="006F7751">
            <w:pPr>
              <w:pStyle w:val="ReportTable"/>
              <w:bidi/>
            </w:pPr>
            <w:r>
              <w:t>Z Potentiometer</w:t>
            </w:r>
          </w:p>
          <w:p w14:paraId="4C0AC472" w14:textId="77777777" w:rsidR="00591C30" w:rsidRPr="007259F5" w:rsidRDefault="00591C30" w:rsidP="006F7751">
            <w:pPr>
              <w:pStyle w:val="ReportTable"/>
              <w:bidi/>
              <w:rPr>
                <w:rtl/>
              </w:rPr>
            </w:pPr>
            <w:r>
              <w:t>(Analog)</w:t>
            </w:r>
          </w:p>
        </w:tc>
        <w:tc>
          <w:tcPr>
            <w:tcW w:w="7244" w:type="dxa"/>
            <w:vAlign w:val="center"/>
          </w:tcPr>
          <w:p w14:paraId="541F353C" w14:textId="77777777" w:rsidR="00591C30" w:rsidRPr="007259F5" w:rsidRDefault="00591C30" w:rsidP="006F7751">
            <w:pPr>
              <w:pStyle w:val="ReportTable"/>
              <w:bidi/>
              <w:rPr>
                <w:rtl/>
              </w:rPr>
            </w:pPr>
          </w:p>
        </w:tc>
      </w:tr>
      <w:tr w:rsidR="00591C30" w:rsidRPr="007259F5" w14:paraId="2C592653" w14:textId="77777777" w:rsidTr="006F7751">
        <w:trPr>
          <w:trHeight w:hRule="exact" w:val="901"/>
        </w:trPr>
        <w:tc>
          <w:tcPr>
            <w:tcW w:w="1965" w:type="dxa"/>
            <w:vAlign w:val="center"/>
          </w:tcPr>
          <w:p w14:paraId="53D07DAB" w14:textId="77777777" w:rsidR="00591C30" w:rsidRDefault="00591C30" w:rsidP="006F7751">
            <w:pPr>
              <w:pStyle w:val="ReportTable"/>
              <w:bidi/>
            </w:pPr>
            <w:r>
              <w:t>Key</w:t>
            </w:r>
          </w:p>
        </w:tc>
        <w:tc>
          <w:tcPr>
            <w:tcW w:w="7244" w:type="dxa"/>
            <w:vAlign w:val="center"/>
          </w:tcPr>
          <w:p w14:paraId="0071E48A" w14:textId="77777777" w:rsidR="00591C30" w:rsidRPr="007259F5" w:rsidRDefault="00591C30" w:rsidP="006F7751">
            <w:pPr>
              <w:pStyle w:val="ReportTable"/>
              <w:bidi/>
              <w:rPr>
                <w:rtl/>
              </w:rPr>
            </w:pPr>
          </w:p>
        </w:tc>
      </w:tr>
      <w:tr w:rsidR="00591C30" w:rsidRPr="007259F5" w14:paraId="464A7A8B" w14:textId="77777777" w:rsidTr="006F7751">
        <w:trPr>
          <w:trHeight w:hRule="exact" w:val="811"/>
        </w:trPr>
        <w:tc>
          <w:tcPr>
            <w:tcW w:w="1965" w:type="dxa"/>
            <w:vAlign w:val="center"/>
          </w:tcPr>
          <w:p w14:paraId="73200DB9" w14:textId="77777777" w:rsidR="00591C30" w:rsidRPr="007259F5" w:rsidRDefault="00591C30" w:rsidP="006F7751">
            <w:pPr>
              <w:pStyle w:val="ReportTable"/>
              <w:bidi/>
              <w:rPr>
                <w:rtl/>
              </w:rPr>
            </w:pPr>
            <w:r>
              <w:t>LED</w:t>
            </w:r>
          </w:p>
        </w:tc>
        <w:tc>
          <w:tcPr>
            <w:tcW w:w="7244" w:type="dxa"/>
            <w:vAlign w:val="center"/>
          </w:tcPr>
          <w:p w14:paraId="2FBB7A2A" w14:textId="77777777" w:rsidR="00591C30" w:rsidRPr="007259F5" w:rsidRDefault="00591C30" w:rsidP="006F7751">
            <w:pPr>
              <w:pStyle w:val="ReportTable"/>
              <w:bidi/>
              <w:rPr>
                <w:rtl/>
              </w:rPr>
            </w:pPr>
          </w:p>
        </w:tc>
      </w:tr>
      <w:tr w:rsidR="00591C30" w:rsidRPr="007259F5" w14:paraId="4FFE806A" w14:textId="77777777" w:rsidTr="006F7751">
        <w:trPr>
          <w:trHeight w:hRule="exact" w:val="811"/>
        </w:trPr>
        <w:tc>
          <w:tcPr>
            <w:tcW w:w="1965" w:type="dxa"/>
            <w:vAlign w:val="center"/>
          </w:tcPr>
          <w:p w14:paraId="324C05CE" w14:textId="77777777" w:rsidR="00591C30" w:rsidRDefault="00591C30" w:rsidP="006F7751">
            <w:pPr>
              <w:pStyle w:val="ReportTable"/>
              <w:bidi/>
            </w:pPr>
            <w:r>
              <w:t>Buzzer</w:t>
            </w:r>
          </w:p>
        </w:tc>
        <w:tc>
          <w:tcPr>
            <w:tcW w:w="7244" w:type="dxa"/>
            <w:vAlign w:val="center"/>
          </w:tcPr>
          <w:p w14:paraId="29878B7A" w14:textId="77777777" w:rsidR="00591C30" w:rsidRPr="007259F5" w:rsidRDefault="00591C30" w:rsidP="006F7751">
            <w:pPr>
              <w:pStyle w:val="ReportTable"/>
              <w:bidi/>
              <w:rPr>
                <w:rtl/>
              </w:rPr>
            </w:pPr>
          </w:p>
        </w:tc>
      </w:tr>
    </w:tbl>
    <w:p w14:paraId="694219E4" w14:textId="23D71B5A" w:rsidR="005165CC" w:rsidRDefault="005165CC" w:rsidP="00297017">
      <w:pPr>
        <w:bidi w:val="0"/>
        <w:ind w:left="567" w:firstLine="0"/>
      </w:pPr>
    </w:p>
    <w:p w14:paraId="75B2F07C" w14:textId="3D1BDF8A" w:rsidR="000D7A1C" w:rsidRDefault="000D7A1C" w:rsidP="00FE53C2">
      <w:pPr>
        <w:bidi w:val="0"/>
        <w:spacing w:before="0" w:after="0" w:line="240" w:lineRule="auto"/>
        <w:ind w:firstLine="0"/>
        <w:jc w:val="right"/>
        <w:rPr>
          <w:rtl/>
        </w:rPr>
      </w:pPr>
    </w:p>
    <w:p w14:paraId="5819DA56" w14:textId="2AC9B707" w:rsidR="00064CD1" w:rsidRDefault="00064CD1" w:rsidP="0006041E">
      <w:pPr>
        <w:bidi w:val="0"/>
        <w:spacing w:before="0" w:after="0" w:line="240" w:lineRule="auto"/>
        <w:ind w:firstLine="0"/>
        <w:jc w:val="center"/>
        <w:rPr>
          <w:rtl/>
        </w:rPr>
      </w:pPr>
      <w:r>
        <w:rPr>
          <w:rtl/>
        </w:rPr>
        <w:br w:type="page"/>
      </w:r>
    </w:p>
    <w:p w14:paraId="0B0C2394" w14:textId="153A0045" w:rsidR="007259F5" w:rsidRPr="007259F5" w:rsidRDefault="007259F5" w:rsidP="00C92FFC">
      <w:pPr>
        <w:pStyle w:val="Heading1"/>
        <w:rPr>
          <w:rtl/>
        </w:rPr>
      </w:pPr>
      <w:bookmarkStart w:id="11" w:name="_Toc131597545"/>
      <w:r w:rsidRPr="007259F5">
        <w:rPr>
          <w:rFonts w:hint="cs"/>
          <w:rtl/>
        </w:rPr>
        <w:lastRenderedPageBreak/>
        <w:t>لیست توابع</w:t>
      </w:r>
      <w:bookmarkEnd w:id="11"/>
    </w:p>
    <w:p w14:paraId="154E5B76" w14:textId="3785928E" w:rsidR="006A36DD" w:rsidRDefault="006A36DD" w:rsidP="00FE53C2">
      <w:pPr>
        <w:pStyle w:val="Caption"/>
        <w:keepNext/>
        <w:bidi w:val="0"/>
      </w:pPr>
      <w:bookmarkStart w:id="12" w:name="_Toc131596357"/>
      <w:r>
        <w:rPr>
          <w:rtl/>
        </w:rPr>
        <w:t>جدول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جدول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bookmarkEnd w:id="12"/>
      <w:r>
        <w:fldChar w:fldCharType="end"/>
      </w:r>
    </w:p>
    <w:tbl>
      <w:tblPr>
        <w:tblStyle w:val="TableGrid"/>
        <w:bidiVisual/>
        <w:tblW w:w="8370" w:type="dxa"/>
        <w:jc w:val="center"/>
        <w:tblLook w:val="04A0" w:firstRow="1" w:lastRow="0" w:firstColumn="1" w:lastColumn="0" w:noHBand="0" w:noVBand="1"/>
      </w:tblPr>
      <w:tblGrid>
        <w:gridCol w:w="6290"/>
        <w:gridCol w:w="2080"/>
      </w:tblGrid>
      <w:tr w:rsidR="00FD5609" w14:paraId="10C1A6C4" w14:textId="77777777" w:rsidTr="008D3198">
        <w:trPr>
          <w:jc w:val="center"/>
        </w:trPr>
        <w:tc>
          <w:tcPr>
            <w:tcW w:w="6290" w:type="dxa"/>
          </w:tcPr>
          <w:p w14:paraId="6015BAA7" w14:textId="1829F7D0" w:rsidR="00FD5609" w:rsidRDefault="00FD5609" w:rsidP="00FD5609">
            <w:pPr>
              <w:ind w:firstLine="0"/>
              <w:jc w:val="center"/>
              <w:rPr>
                <w:rtl/>
              </w:rPr>
            </w:pPr>
            <w:r>
              <w:t>Description</w:t>
            </w:r>
          </w:p>
        </w:tc>
        <w:tc>
          <w:tcPr>
            <w:tcW w:w="2080" w:type="dxa"/>
          </w:tcPr>
          <w:p w14:paraId="3CA67D99" w14:textId="245E2BB6" w:rsidR="00FD5609" w:rsidRDefault="00FD5609" w:rsidP="00FD5609">
            <w:pPr>
              <w:ind w:firstLine="0"/>
              <w:jc w:val="center"/>
              <w:rPr>
                <w:rtl/>
              </w:rPr>
            </w:pPr>
            <w:r>
              <w:t>Function</w:t>
            </w:r>
          </w:p>
        </w:tc>
      </w:tr>
      <w:tr w:rsidR="00FD5609" w14:paraId="12A9CDAD" w14:textId="77777777" w:rsidTr="008D3198">
        <w:trPr>
          <w:jc w:val="center"/>
        </w:trPr>
        <w:tc>
          <w:tcPr>
            <w:tcW w:w="6290" w:type="dxa"/>
          </w:tcPr>
          <w:p w14:paraId="70276625" w14:textId="7190847F" w:rsidR="00FD5609" w:rsidRDefault="00FD5609" w:rsidP="00FD5609">
            <w:pPr>
              <w:ind w:firstLine="0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مقادیر دکمه ها را می خواند</w:t>
            </w:r>
          </w:p>
        </w:tc>
        <w:tc>
          <w:tcPr>
            <w:tcW w:w="2080" w:type="dxa"/>
          </w:tcPr>
          <w:p w14:paraId="32869B71" w14:textId="184A535F" w:rsidR="00FD5609" w:rsidRDefault="00FD5609" w:rsidP="00FD5609">
            <w:pPr>
              <w:ind w:firstLine="0"/>
              <w:jc w:val="center"/>
              <w:rPr>
                <w:rtl/>
              </w:rPr>
            </w:pPr>
            <w:proofErr w:type="spellStart"/>
            <w:r w:rsidRPr="00FD5609">
              <w:t>readButtons</w:t>
            </w:r>
            <w:proofErr w:type="spellEnd"/>
          </w:p>
        </w:tc>
      </w:tr>
      <w:tr w:rsidR="00FD5609" w14:paraId="1F780061" w14:textId="77777777" w:rsidTr="008D3198">
        <w:trPr>
          <w:jc w:val="center"/>
        </w:trPr>
        <w:tc>
          <w:tcPr>
            <w:tcW w:w="6290" w:type="dxa"/>
          </w:tcPr>
          <w:p w14:paraId="174412BC" w14:textId="7C3FA24E" w:rsidR="00FD5609" w:rsidRDefault="00FD5609" w:rsidP="00FD5609">
            <w:pPr>
              <w:ind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مقادیر آنالوگ را می خواند</w:t>
            </w:r>
          </w:p>
        </w:tc>
        <w:tc>
          <w:tcPr>
            <w:tcW w:w="2080" w:type="dxa"/>
          </w:tcPr>
          <w:p w14:paraId="298F6235" w14:textId="19F1138B" w:rsidR="00FD5609" w:rsidRDefault="00FD5609" w:rsidP="00FD5609">
            <w:pPr>
              <w:ind w:firstLine="0"/>
              <w:jc w:val="center"/>
              <w:rPr>
                <w:rtl/>
              </w:rPr>
            </w:pPr>
            <w:proofErr w:type="spellStart"/>
            <w:r w:rsidRPr="00FD5609">
              <w:t>readAxes</w:t>
            </w:r>
            <w:proofErr w:type="spellEnd"/>
          </w:p>
        </w:tc>
      </w:tr>
      <w:tr w:rsidR="00FD5609" w14:paraId="6D736CFB" w14:textId="77777777" w:rsidTr="008D3198">
        <w:trPr>
          <w:jc w:val="center"/>
        </w:trPr>
        <w:tc>
          <w:tcPr>
            <w:tcW w:w="6290" w:type="dxa"/>
          </w:tcPr>
          <w:p w14:paraId="59B357FD" w14:textId="020A7EA3" w:rsidR="00FD5609" w:rsidRDefault="00FD5609" w:rsidP="00FD5609">
            <w:pPr>
              <w:ind w:firstLine="0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از یک </w:t>
            </w:r>
            <w:proofErr w:type="spellStart"/>
            <w:r w:rsidRPr="00FD5609">
              <w:t>MessageStruct</w:t>
            </w:r>
            <w:proofErr w:type="spellEnd"/>
            <w:r>
              <w:rPr>
                <w:rFonts w:hint="cs"/>
                <w:rtl/>
              </w:rPr>
              <w:t>، آرایه بایت را می سازد.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می توان با تنظیم </w:t>
            </w:r>
            <w:r w:rsidRPr="00FD5609">
              <w:t>CODING_0X1A</w:t>
            </w:r>
            <w:r>
              <w:rPr>
                <w:rFonts w:hint="cs"/>
                <w:rtl/>
              </w:rPr>
              <w:t xml:space="preserve">، </w:t>
            </w:r>
            <w:r w:rsidR="008D3198">
              <w:rPr>
                <w:rFonts w:hint="cs"/>
                <w:rtl/>
              </w:rPr>
              <w:t>کد کردن 26 را فعال یا غیر فعال کرد.</w:t>
            </w:r>
          </w:p>
        </w:tc>
        <w:tc>
          <w:tcPr>
            <w:tcW w:w="2080" w:type="dxa"/>
          </w:tcPr>
          <w:p w14:paraId="50435B14" w14:textId="28687949" w:rsidR="00FD5609" w:rsidRDefault="00FD5609" w:rsidP="00FD5609">
            <w:pPr>
              <w:ind w:firstLine="0"/>
              <w:jc w:val="center"/>
              <w:rPr>
                <w:rtl/>
              </w:rPr>
            </w:pPr>
            <w:proofErr w:type="spellStart"/>
            <w:r w:rsidRPr="00FD5609">
              <w:t>constructByteArray</w:t>
            </w:r>
            <w:proofErr w:type="spellEnd"/>
          </w:p>
        </w:tc>
      </w:tr>
      <w:tr w:rsidR="00FD5609" w14:paraId="5870F9B4" w14:textId="77777777" w:rsidTr="008D3198">
        <w:trPr>
          <w:jc w:val="center"/>
        </w:trPr>
        <w:tc>
          <w:tcPr>
            <w:tcW w:w="6290" w:type="dxa"/>
          </w:tcPr>
          <w:p w14:paraId="0028BB6B" w14:textId="4C976A92" w:rsidR="00FD5609" w:rsidRDefault="008D3198" w:rsidP="00FD5609">
            <w:pPr>
              <w:ind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آرایه را کد می کند.</w:t>
            </w:r>
          </w:p>
        </w:tc>
        <w:tc>
          <w:tcPr>
            <w:tcW w:w="2080" w:type="dxa"/>
          </w:tcPr>
          <w:p w14:paraId="35AAB071" w14:textId="6025FFDD" w:rsidR="00FD5609" w:rsidRDefault="008D3198" w:rsidP="00FD5609">
            <w:pPr>
              <w:ind w:firstLine="0"/>
              <w:jc w:val="center"/>
              <w:rPr>
                <w:rtl/>
              </w:rPr>
            </w:pPr>
            <w:r w:rsidRPr="008D3198">
              <w:t>Code_0x1A</w:t>
            </w:r>
          </w:p>
        </w:tc>
      </w:tr>
    </w:tbl>
    <w:p w14:paraId="1B17EF9C" w14:textId="77777777" w:rsidR="007259F5" w:rsidRPr="007259F5" w:rsidRDefault="007259F5" w:rsidP="007259F5">
      <w:pPr>
        <w:ind w:left="567" w:firstLine="0"/>
      </w:pPr>
    </w:p>
    <w:p w14:paraId="4A9678E1" w14:textId="77777777" w:rsidR="007259F5" w:rsidRDefault="007259F5" w:rsidP="007259F5">
      <w:pPr>
        <w:ind w:left="567" w:firstLine="0"/>
        <w:rPr>
          <w:rtl/>
        </w:rPr>
      </w:pPr>
    </w:p>
    <w:p w14:paraId="2AEDECDC" w14:textId="77777777" w:rsidR="00872A26" w:rsidRDefault="00872A26" w:rsidP="007259F5">
      <w:pPr>
        <w:ind w:left="567" w:firstLine="0"/>
        <w:rPr>
          <w:rtl/>
        </w:rPr>
      </w:pPr>
    </w:p>
    <w:p w14:paraId="34B4A7FC" w14:textId="77777777" w:rsidR="00872A26" w:rsidRDefault="00872A26" w:rsidP="007259F5">
      <w:pPr>
        <w:ind w:left="567" w:firstLine="0"/>
        <w:rPr>
          <w:rtl/>
        </w:rPr>
      </w:pPr>
    </w:p>
    <w:p w14:paraId="55CCFF3A" w14:textId="77777777" w:rsidR="00872A26" w:rsidRDefault="00872A26" w:rsidP="007259F5">
      <w:pPr>
        <w:ind w:left="567" w:firstLine="0"/>
        <w:rPr>
          <w:rtl/>
        </w:rPr>
      </w:pPr>
    </w:p>
    <w:p w14:paraId="1EB2B2EB" w14:textId="77777777" w:rsidR="00872A26" w:rsidRDefault="00872A26" w:rsidP="007259F5">
      <w:pPr>
        <w:ind w:left="567" w:firstLine="0"/>
        <w:rPr>
          <w:rtl/>
        </w:rPr>
      </w:pPr>
    </w:p>
    <w:p w14:paraId="706A7F16" w14:textId="77777777" w:rsidR="00872A26" w:rsidRDefault="00872A26" w:rsidP="007259F5">
      <w:pPr>
        <w:ind w:left="567" w:firstLine="0"/>
        <w:rPr>
          <w:rtl/>
        </w:rPr>
      </w:pPr>
    </w:p>
    <w:p w14:paraId="7B2516E6" w14:textId="77777777" w:rsidR="00872A26" w:rsidRDefault="00872A26" w:rsidP="007259F5">
      <w:pPr>
        <w:ind w:left="567" w:firstLine="0"/>
        <w:rPr>
          <w:rtl/>
        </w:rPr>
      </w:pPr>
    </w:p>
    <w:p w14:paraId="4DC7D974" w14:textId="77777777" w:rsidR="00F379C4" w:rsidRDefault="00F379C4" w:rsidP="00872A26">
      <w:pPr>
        <w:ind w:firstLine="0"/>
        <w:rPr>
          <w:rtl/>
        </w:rPr>
      </w:pPr>
    </w:p>
    <w:p w14:paraId="15B14906" w14:textId="4F8827AB" w:rsidR="007259F5" w:rsidRPr="00872A26" w:rsidRDefault="007259F5" w:rsidP="00C92FFC">
      <w:pPr>
        <w:pStyle w:val="Heading1"/>
      </w:pPr>
      <w:r w:rsidRPr="00872A26">
        <w:rPr>
          <w:rFonts w:hint="cs"/>
          <w:rtl/>
        </w:rPr>
        <w:lastRenderedPageBreak/>
        <w:t>ساختار</w:t>
      </w:r>
      <w:r w:rsidRPr="00872A26">
        <w:softHyphen/>
      </w:r>
      <w:r w:rsidRPr="00872A26">
        <w:rPr>
          <w:rFonts w:hint="cs"/>
          <w:rtl/>
        </w:rPr>
        <w:t>ها</w:t>
      </w:r>
      <w:r w:rsidR="009A4404" w:rsidRPr="00872A26">
        <w:t>(Structures)</w:t>
      </w:r>
      <w:r w:rsidRPr="00872A26">
        <w:rPr>
          <w:rFonts w:hint="cs"/>
          <w:rtl/>
        </w:rPr>
        <w:t xml:space="preserve"> و</w:t>
      </w:r>
      <w:r w:rsidRPr="00872A26">
        <w:t xml:space="preserve"> </w:t>
      </w:r>
      <w:r w:rsidRPr="00872A26">
        <w:rPr>
          <w:rFonts w:hint="cs"/>
          <w:rtl/>
        </w:rPr>
        <w:t>نمره</w:t>
      </w:r>
      <w:r w:rsidRPr="00872A26">
        <w:rPr>
          <w:rtl/>
        </w:rPr>
        <w:softHyphen/>
      </w:r>
      <w:r w:rsidRPr="00872A26">
        <w:rPr>
          <w:rFonts w:hint="cs"/>
          <w:rtl/>
        </w:rPr>
        <w:t>گذ</w:t>
      </w:r>
      <w:r w:rsidR="009A4404" w:rsidRPr="00872A26">
        <w:rPr>
          <w:rFonts w:hint="cs"/>
          <w:rtl/>
        </w:rPr>
        <w:t>ا</w:t>
      </w:r>
      <w:r w:rsidRPr="00872A26">
        <w:rPr>
          <w:rFonts w:hint="cs"/>
          <w:rtl/>
        </w:rPr>
        <w:t>ری</w:t>
      </w:r>
      <w:r w:rsidRPr="00872A26">
        <w:softHyphen/>
      </w:r>
      <w:r w:rsidRPr="00872A26">
        <w:rPr>
          <w:rFonts w:hint="cs"/>
          <w:rtl/>
        </w:rPr>
        <w:t>های</w:t>
      </w:r>
      <w:r w:rsidR="009A4404" w:rsidRPr="00872A26">
        <w:t xml:space="preserve"> (Enumerations)</w:t>
      </w:r>
    </w:p>
    <w:p w14:paraId="7EB1AF00" w14:textId="49E4B160" w:rsidR="00F379C4" w:rsidRDefault="00F379C4" w:rsidP="00FE53C2">
      <w:pPr>
        <w:pStyle w:val="Caption"/>
        <w:keepNext/>
        <w:bidi w:val="0"/>
      </w:pPr>
      <w:bookmarkStart w:id="13" w:name="_Toc131596077"/>
      <w:bookmarkStart w:id="14" w:name="_Toc131596358"/>
      <w:r>
        <w:rPr>
          <w:rtl/>
        </w:rPr>
        <w:t>جدول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جدول</w:instrText>
      </w:r>
      <w:r>
        <w:instrText xml:space="preserve"> \* ARABIC </w:instrText>
      </w:r>
      <w:r>
        <w:fldChar w:fldCharType="separate"/>
      </w:r>
      <w:r w:rsidR="006A36DD">
        <w:rPr>
          <w:noProof/>
        </w:rPr>
        <w:t>4</w:t>
      </w:r>
      <w:bookmarkEnd w:id="13"/>
      <w:bookmarkEnd w:id="14"/>
      <w:r>
        <w:fldChar w:fldCharType="end"/>
      </w:r>
    </w:p>
    <w:tbl>
      <w:tblPr>
        <w:tblStyle w:val="TableGrid"/>
        <w:tblW w:w="8216" w:type="dxa"/>
        <w:jc w:val="center"/>
        <w:tblLook w:val="04A0" w:firstRow="1" w:lastRow="0" w:firstColumn="1" w:lastColumn="0" w:noHBand="0" w:noVBand="1"/>
      </w:tblPr>
      <w:tblGrid>
        <w:gridCol w:w="2166"/>
        <w:gridCol w:w="2086"/>
        <w:gridCol w:w="3964"/>
      </w:tblGrid>
      <w:tr w:rsidR="007259F5" w:rsidRPr="007259F5" w14:paraId="17DA8B30" w14:textId="77777777" w:rsidTr="008D3198">
        <w:trPr>
          <w:trHeight w:hRule="exact" w:val="567"/>
          <w:jc w:val="center"/>
        </w:trPr>
        <w:tc>
          <w:tcPr>
            <w:tcW w:w="1973" w:type="dxa"/>
            <w:vAlign w:val="center"/>
          </w:tcPr>
          <w:p w14:paraId="4D4B26E6" w14:textId="77777777" w:rsidR="007259F5" w:rsidRPr="00FE53C2" w:rsidRDefault="007259F5" w:rsidP="007259F5">
            <w:pPr>
              <w:pStyle w:val="ReportTable"/>
              <w:bidi/>
              <w:rPr>
                <w:b/>
                <w:bCs/>
                <w:szCs w:val="20"/>
                <w:rtl/>
              </w:rPr>
            </w:pPr>
            <w:r w:rsidRPr="00FE53C2">
              <w:rPr>
                <w:b/>
                <w:bCs/>
              </w:rPr>
              <w:t>Struct Name</w:t>
            </w:r>
          </w:p>
        </w:tc>
        <w:tc>
          <w:tcPr>
            <w:tcW w:w="1740" w:type="dxa"/>
            <w:vAlign w:val="center"/>
          </w:tcPr>
          <w:p w14:paraId="5720167A" w14:textId="77777777" w:rsidR="007259F5" w:rsidRPr="00FE53C2" w:rsidRDefault="007259F5" w:rsidP="007259F5">
            <w:pPr>
              <w:pStyle w:val="ReportTable"/>
              <w:bidi/>
              <w:rPr>
                <w:b/>
                <w:bCs/>
              </w:rPr>
            </w:pPr>
            <w:proofErr w:type="spellStart"/>
            <w:r w:rsidRPr="00FE53C2">
              <w:rPr>
                <w:b/>
                <w:bCs/>
              </w:rPr>
              <w:t>Fileld</w:t>
            </w:r>
            <w:proofErr w:type="spellEnd"/>
          </w:p>
        </w:tc>
        <w:tc>
          <w:tcPr>
            <w:tcW w:w="4503" w:type="dxa"/>
            <w:vAlign w:val="center"/>
          </w:tcPr>
          <w:p w14:paraId="050B26C2" w14:textId="77777777" w:rsidR="007259F5" w:rsidRPr="00FE53C2" w:rsidRDefault="007259F5" w:rsidP="007259F5">
            <w:pPr>
              <w:pStyle w:val="ReportTable"/>
              <w:bidi/>
              <w:rPr>
                <w:b/>
                <w:bCs/>
              </w:rPr>
            </w:pPr>
            <w:r w:rsidRPr="00FE53C2">
              <w:rPr>
                <w:b/>
                <w:bCs/>
              </w:rPr>
              <w:t>Description</w:t>
            </w:r>
          </w:p>
        </w:tc>
      </w:tr>
      <w:tr w:rsidR="007259F5" w:rsidRPr="007259F5" w14:paraId="5C4BD6BA" w14:textId="77777777" w:rsidTr="008D3198">
        <w:trPr>
          <w:trHeight w:hRule="exact" w:val="901"/>
          <w:jc w:val="center"/>
        </w:trPr>
        <w:tc>
          <w:tcPr>
            <w:tcW w:w="1973" w:type="dxa"/>
            <w:vAlign w:val="center"/>
          </w:tcPr>
          <w:p w14:paraId="361A7872" w14:textId="08B5AB25" w:rsidR="007259F5" w:rsidRPr="007259F5" w:rsidRDefault="008D3198" w:rsidP="007259F5">
            <w:pPr>
              <w:pStyle w:val="ReportTable"/>
              <w:bidi/>
              <w:rPr>
                <w:szCs w:val="20"/>
                <w:rtl/>
              </w:rPr>
            </w:pPr>
            <w:proofErr w:type="spellStart"/>
            <w:r w:rsidRPr="008D3198">
              <w:t>Joystick_TypeDef</w:t>
            </w:r>
            <w:proofErr w:type="spellEnd"/>
          </w:p>
        </w:tc>
        <w:tc>
          <w:tcPr>
            <w:tcW w:w="1740" w:type="dxa"/>
            <w:vAlign w:val="center"/>
          </w:tcPr>
          <w:p w14:paraId="308B763F" w14:textId="3DC4FF82" w:rsidR="007259F5" w:rsidRPr="007259F5" w:rsidRDefault="008D3198" w:rsidP="007259F5">
            <w:pPr>
              <w:pStyle w:val="ReportTable"/>
              <w:bidi/>
            </w:pPr>
            <w:r w:rsidRPr="008D3198">
              <w:t xml:space="preserve">bool </w:t>
            </w:r>
            <w:proofErr w:type="spellStart"/>
            <w:r w:rsidRPr="008D3198">
              <w:t>isConnected</w:t>
            </w:r>
            <w:proofErr w:type="spellEnd"/>
          </w:p>
        </w:tc>
        <w:tc>
          <w:tcPr>
            <w:tcW w:w="4503" w:type="dxa"/>
            <w:vAlign w:val="center"/>
          </w:tcPr>
          <w:p w14:paraId="714417A4" w14:textId="3A25365E" w:rsidR="007259F5" w:rsidRPr="007259F5" w:rsidRDefault="008D3198" w:rsidP="007259F5">
            <w:pPr>
              <w:pStyle w:val="ReportTable"/>
              <w:bidi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وضعیت اتصال بلوتوث</w:t>
            </w:r>
          </w:p>
        </w:tc>
      </w:tr>
      <w:tr w:rsidR="007259F5" w:rsidRPr="007259F5" w14:paraId="3B4F4AF0" w14:textId="77777777" w:rsidTr="008D3198">
        <w:trPr>
          <w:trHeight w:hRule="exact" w:val="883"/>
          <w:jc w:val="center"/>
        </w:trPr>
        <w:tc>
          <w:tcPr>
            <w:tcW w:w="1973" w:type="dxa"/>
            <w:vAlign w:val="center"/>
          </w:tcPr>
          <w:p w14:paraId="647989FD" w14:textId="77777777" w:rsidR="007259F5" w:rsidRPr="007259F5" w:rsidRDefault="007259F5" w:rsidP="007259F5">
            <w:pPr>
              <w:pStyle w:val="ReportTable"/>
              <w:bidi/>
              <w:rPr>
                <w:szCs w:val="20"/>
                <w:rtl/>
              </w:rPr>
            </w:pPr>
          </w:p>
        </w:tc>
        <w:tc>
          <w:tcPr>
            <w:tcW w:w="1740" w:type="dxa"/>
            <w:vAlign w:val="center"/>
          </w:tcPr>
          <w:p w14:paraId="25AFA8BF" w14:textId="5922A5B3" w:rsidR="007259F5" w:rsidRPr="007259F5" w:rsidRDefault="008D3198" w:rsidP="007259F5">
            <w:pPr>
              <w:pStyle w:val="ReportTable"/>
              <w:bidi/>
            </w:pPr>
            <w:r>
              <w:t>u</w:t>
            </w:r>
            <w:r w:rsidRPr="008D3198">
              <w:t>int8</w:t>
            </w:r>
            <w:r>
              <w:t>_t</w:t>
            </w:r>
            <w:r w:rsidRPr="008D3198">
              <w:t xml:space="preserve"> mode</w:t>
            </w:r>
          </w:p>
        </w:tc>
        <w:tc>
          <w:tcPr>
            <w:tcW w:w="4503" w:type="dxa"/>
            <w:vAlign w:val="center"/>
          </w:tcPr>
          <w:p w14:paraId="5EE96833" w14:textId="2D596329" w:rsidR="007259F5" w:rsidRPr="007259F5" w:rsidRDefault="008D3198" w:rsidP="007259F5">
            <w:pPr>
              <w:pStyle w:val="ReportTable"/>
              <w:bidi/>
            </w:pPr>
            <w:r>
              <w:rPr>
                <w:rFonts w:hint="cs"/>
                <w:rtl/>
              </w:rPr>
              <w:t>حالت عملیاتی را مشخص می کند</w:t>
            </w:r>
          </w:p>
        </w:tc>
      </w:tr>
      <w:tr w:rsidR="008D3198" w:rsidRPr="007259F5" w14:paraId="3F452F33" w14:textId="77777777" w:rsidTr="008D3198">
        <w:trPr>
          <w:trHeight w:hRule="exact" w:val="883"/>
          <w:jc w:val="center"/>
        </w:trPr>
        <w:tc>
          <w:tcPr>
            <w:tcW w:w="1973" w:type="dxa"/>
            <w:vAlign w:val="center"/>
          </w:tcPr>
          <w:p w14:paraId="7B399268" w14:textId="77777777" w:rsidR="008D3198" w:rsidRPr="007259F5" w:rsidRDefault="008D3198" w:rsidP="007259F5">
            <w:pPr>
              <w:pStyle w:val="ReportTable"/>
              <w:bidi/>
              <w:rPr>
                <w:szCs w:val="20"/>
                <w:rtl/>
              </w:rPr>
            </w:pPr>
          </w:p>
        </w:tc>
        <w:tc>
          <w:tcPr>
            <w:tcW w:w="1740" w:type="dxa"/>
            <w:vAlign w:val="center"/>
          </w:tcPr>
          <w:p w14:paraId="6AB2A1A1" w14:textId="51A8A6CF" w:rsidR="008D3198" w:rsidRDefault="008D3198" w:rsidP="007259F5">
            <w:pPr>
              <w:pStyle w:val="ReportTable"/>
              <w:bidi/>
            </w:pPr>
            <w:r w:rsidRPr="008D3198">
              <w:t xml:space="preserve">uint16_t </w:t>
            </w:r>
            <w:proofErr w:type="spellStart"/>
            <w:r w:rsidRPr="008D3198">
              <w:t>transmitRateMS</w:t>
            </w:r>
            <w:proofErr w:type="spellEnd"/>
          </w:p>
        </w:tc>
        <w:tc>
          <w:tcPr>
            <w:tcW w:w="4503" w:type="dxa"/>
            <w:vAlign w:val="center"/>
          </w:tcPr>
          <w:p w14:paraId="61EF9572" w14:textId="2290BC81" w:rsidR="008D3198" w:rsidRDefault="008D3198" w:rsidP="007259F5">
            <w:pPr>
              <w:pStyle w:val="ReportTable"/>
              <w:bidi/>
              <w:rPr>
                <w:rtl/>
              </w:rPr>
            </w:pPr>
            <w:r>
              <w:rPr>
                <w:rFonts w:hint="cs"/>
                <w:rtl/>
              </w:rPr>
              <w:t>دوره تناوب خواندن و ارسال اطلاعات</w:t>
            </w:r>
          </w:p>
        </w:tc>
      </w:tr>
      <w:tr w:rsidR="008D3198" w:rsidRPr="007259F5" w14:paraId="6B7EAAD5" w14:textId="77777777" w:rsidTr="008D3198">
        <w:trPr>
          <w:trHeight w:hRule="exact" w:val="883"/>
          <w:jc w:val="center"/>
        </w:trPr>
        <w:tc>
          <w:tcPr>
            <w:tcW w:w="1973" w:type="dxa"/>
            <w:vAlign w:val="center"/>
          </w:tcPr>
          <w:p w14:paraId="50609951" w14:textId="77777777" w:rsidR="008D3198" w:rsidRPr="007259F5" w:rsidRDefault="008D3198" w:rsidP="007259F5">
            <w:pPr>
              <w:pStyle w:val="ReportTable"/>
              <w:bidi/>
              <w:rPr>
                <w:szCs w:val="20"/>
                <w:rtl/>
              </w:rPr>
            </w:pPr>
          </w:p>
        </w:tc>
        <w:tc>
          <w:tcPr>
            <w:tcW w:w="1740" w:type="dxa"/>
            <w:vAlign w:val="center"/>
          </w:tcPr>
          <w:p w14:paraId="24E6A0F4" w14:textId="530CCBDC" w:rsidR="008D3198" w:rsidRPr="008D3198" w:rsidRDefault="00872A26" w:rsidP="007259F5">
            <w:pPr>
              <w:pStyle w:val="ReportTable"/>
              <w:bidi/>
            </w:pPr>
            <w:r w:rsidRPr="00872A26">
              <w:t>float alpha</w:t>
            </w:r>
          </w:p>
        </w:tc>
        <w:tc>
          <w:tcPr>
            <w:tcW w:w="4503" w:type="dxa"/>
            <w:vAlign w:val="center"/>
          </w:tcPr>
          <w:p w14:paraId="3EB97307" w14:textId="0BA6D4F3" w:rsidR="008D3198" w:rsidRDefault="00872A26" w:rsidP="007259F5">
            <w:pPr>
              <w:pStyle w:val="ReportTable"/>
              <w:bidi/>
              <w:rPr>
                <w:rtl/>
              </w:rPr>
            </w:pPr>
            <w:r>
              <w:rPr>
                <w:rFonts w:hint="cs"/>
                <w:rtl/>
              </w:rPr>
              <w:t>ضریب فیلتر پایین گذر</w:t>
            </w:r>
          </w:p>
        </w:tc>
      </w:tr>
    </w:tbl>
    <w:p w14:paraId="571DF09C" w14:textId="77777777" w:rsidR="007259F5" w:rsidRDefault="007259F5" w:rsidP="008D3198">
      <w:pPr>
        <w:ind w:firstLine="0"/>
        <w:rPr>
          <w:rtl/>
        </w:rPr>
      </w:pPr>
    </w:p>
    <w:tbl>
      <w:tblPr>
        <w:tblStyle w:val="TableGrid"/>
        <w:tblW w:w="8216" w:type="dxa"/>
        <w:jc w:val="center"/>
        <w:tblLook w:val="04A0" w:firstRow="1" w:lastRow="0" w:firstColumn="1" w:lastColumn="0" w:noHBand="0" w:noVBand="1"/>
      </w:tblPr>
      <w:tblGrid>
        <w:gridCol w:w="1973"/>
        <w:gridCol w:w="1740"/>
        <w:gridCol w:w="4503"/>
      </w:tblGrid>
      <w:tr w:rsidR="008D3198" w:rsidRPr="007259F5" w14:paraId="260867C7" w14:textId="77777777" w:rsidTr="006F7751">
        <w:trPr>
          <w:trHeight w:hRule="exact" w:val="567"/>
          <w:jc w:val="center"/>
        </w:trPr>
        <w:tc>
          <w:tcPr>
            <w:tcW w:w="1973" w:type="dxa"/>
            <w:vAlign w:val="center"/>
          </w:tcPr>
          <w:p w14:paraId="1EDC5B5D" w14:textId="77777777" w:rsidR="008D3198" w:rsidRPr="00FE53C2" w:rsidRDefault="008D3198" w:rsidP="006F7751">
            <w:pPr>
              <w:pStyle w:val="ReportTable"/>
              <w:bidi/>
              <w:rPr>
                <w:b/>
                <w:bCs/>
                <w:szCs w:val="20"/>
                <w:rtl/>
              </w:rPr>
            </w:pPr>
            <w:r w:rsidRPr="00FE53C2">
              <w:rPr>
                <w:b/>
                <w:bCs/>
              </w:rPr>
              <w:t>Struct Name</w:t>
            </w:r>
          </w:p>
        </w:tc>
        <w:tc>
          <w:tcPr>
            <w:tcW w:w="1740" w:type="dxa"/>
            <w:vAlign w:val="center"/>
          </w:tcPr>
          <w:p w14:paraId="06A9CCCA" w14:textId="77777777" w:rsidR="008D3198" w:rsidRPr="00FE53C2" w:rsidRDefault="008D3198" w:rsidP="006F7751">
            <w:pPr>
              <w:pStyle w:val="ReportTable"/>
              <w:bidi/>
              <w:rPr>
                <w:b/>
                <w:bCs/>
              </w:rPr>
            </w:pPr>
            <w:proofErr w:type="spellStart"/>
            <w:r w:rsidRPr="00FE53C2">
              <w:rPr>
                <w:b/>
                <w:bCs/>
              </w:rPr>
              <w:t>Fileld</w:t>
            </w:r>
            <w:proofErr w:type="spellEnd"/>
          </w:p>
        </w:tc>
        <w:tc>
          <w:tcPr>
            <w:tcW w:w="4503" w:type="dxa"/>
            <w:vAlign w:val="center"/>
          </w:tcPr>
          <w:p w14:paraId="3B22183B" w14:textId="77777777" w:rsidR="008D3198" w:rsidRPr="00FE53C2" w:rsidRDefault="008D3198" w:rsidP="006F7751">
            <w:pPr>
              <w:pStyle w:val="ReportTable"/>
              <w:bidi/>
              <w:rPr>
                <w:b/>
                <w:bCs/>
              </w:rPr>
            </w:pPr>
            <w:r w:rsidRPr="00FE53C2">
              <w:rPr>
                <w:b/>
                <w:bCs/>
              </w:rPr>
              <w:t>Description</w:t>
            </w:r>
          </w:p>
        </w:tc>
      </w:tr>
      <w:tr w:rsidR="008D3198" w:rsidRPr="007259F5" w14:paraId="66BC9777" w14:textId="77777777" w:rsidTr="006F7751">
        <w:trPr>
          <w:trHeight w:hRule="exact" w:val="901"/>
          <w:jc w:val="center"/>
        </w:trPr>
        <w:tc>
          <w:tcPr>
            <w:tcW w:w="1973" w:type="dxa"/>
            <w:vAlign w:val="center"/>
          </w:tcPr>
          <w:p w14:paraId="2B81F6B1" w14:textId="77777777" w:rsidR="008D3198" w:rsidRPr="007259F5" w:rsidRDefault="008D3198" w:rsidP="006F7751">
            <w:pPr>
              <w:pStyle w:val="ReportTable"/>
              <w:bidi/>
              <w:rPr>
                <w:szCs w:val="20"/>
                <w:rtl/>
              </w:rPr>
            </w:pPr>
            <w:proofErr w:type="spellStart"/>
            <w:r w:rsidRPr="008D3198">
              <w:t>MessageStruct</w:t>
            </w:r>
            <w:proofErr w:type="spellEnd"/>
          </w:p>
        </w:tc>
        <w:tc>
          <w:tcPr>
            <w:tcW w:w="1740" w:type="dxa"/>
            <w:vAlign w:val="center"/>
          </w:tcPr>
          <w:p w14:paraId="33E19D06" w14:textId="77777777" w:rsidR="008D3198" w:rsidRPr="007259F5" w:rsidRDefault="008D3198" w:rsidP="006F7751">
            <w:pPr>
              <w:pStyle w:val="ReportTable"/>
              <w:bidi/>
            </w:pPr>
            <w:r w:rsidRPr="008D3198">
              <w:t xml:space="preserve">uint16_t </w:t>
            </w:r>
            <w:proofErr w:type="spellStart"/>
            <w:proofErr w:type="gramStart"/>
            <w:r w:rsidRPr="008D3198">
              <w:t>ad</w:t>
            </w:r>
            <w:r>
              <w:t>c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4503" w:type="dxa"/>
            <w:vAlign w:val="center"/>
          </w:tcPr>
          <w:p w14:paraId="7151B5E9" w14:textId="77777777" w:rsidR="008D3198" w:rsidRPr="007259F5" w:rsidRDefault="008D3198" w:rsidP="006F7751">
            <w:pPr>
              <w:pStyle w:val="ReportTable"/>
              <w:bidi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مقادیر آنالوگ </w:t>
            </w:r>
          </w:p>
        </w:tc>
      </w:tr>
      <w:tr w:rsidR="008D3198" w:rsidRPr="007259F5" w14:paraId="218E2570" w14:textId="77777777" w:rsidTr="006F7751">
        <w:trPr>
          <w:trHeight w:hRule="exact" w:val="883"/>
          <w:jc w:val="center"/>
        </w:trPr>
        <w:tc>
          <w:tcPr>
            <w:tcW w:w="1973" w:type="dxa"/>
            <w:vAlign w:val="center"/>
          </w:tcPr>
          <w:p w14:paraId="6C0B98C1" w14:textId="77777777" w:rsidR="008D3198" w:rsidRPr="007259F5" w:rsidRDefault="008D3198" w:rsidP="006F7751">
            <w:pPr>
              <w:pStyle w:val="ReportTable"/>
              <w:bidi/>
              <w:rPr>
                <w:szCs w:val="20"/>
                <w:rtl/>
              </w:rPr>
            </w:pPr>
          </w:p>
        </w:tc>
        <w:tc>
          <w:tcPr>
            <w:tcW w:w="1740" w:type="dxa"/>
            <w:vAlign w:val="center"/>
          </w:tcPr>
          <w:p w14:paraId="13F00CDE" w14:textId="77777777" w:rsidR="008D3198" w:rsidRPr="007259F5" w:rsidRDefault="008D3198" w:rsidP="006F7751">
            <w:pPr>
              <w:pStyle w:val="ReportTable"/>
              <w:bidi/>
            </w:pPr>
            <w:r w:rsidRPr="008D3198">
              <w:t xml:space="preserve">bool </w:t>
            </w:r>
            <w:proofErr w:type="gramStart"/>
            <w:r w:rsidRPr="008D3198">
              <w:t>button</w:t>
            </w:r>
            <w:r>
              <w:t>[</w:t>
            </w:r>
            <w:proofErr w:type="gramEnd"/>
            <w:r>
              <w:t>]</w:t>
            </w:r>
          </w:p>
        </w:tc>
        <w:tc>
          <w:tcPr>
            <w:tcW w:w="4503" w:type="dxa"/>
            <w:vAlign w:val="center"/>
          </w:tcPr>
          <w:p w14:paraId="7B2A51B9" w14:textId="77777777" w:rsidR="008D3198" w:rsidRPr="007259F5" w:rsidRDefault="008D3198" w:rsidP="006F7751">
            <w:pPr>
              <w:pStyle w:val="ReportTable"/>
              <w:bidi/>
            </w:pPr>
            <w:r>
              <w:rPr>
                <w:rFonts w:hint="cs"/>
                <w:rtl/>
              </w:rPr>
              <w:t>مقادیر دکمه ها</w:t>
            </w:r>
          </w:p>
        </w:tc>
      </w:tr>
    </w:tbl>
    <w:p w14:paraId="56268580" w14:textId="77777777" w:rsidR="008D3198" w:rsidRPr="007259F5" w:rsidRDefault="008D3198" w:rsidP="008D3198">
      <w:pPr>
        <w:ind w:firstLine="0"/>
      </w:pPr>
    </w:p>
    <w:p w14:paraId="3FAC4BD9" w14:textId="77777777" w:rsidR="007259F5" w:rsidRDefault="007259F5" w:rsidP="007259F5">
      <w:pPr>
        <w:ind w:left="567" w:firstLine="0"/>
        <w:rPr>
          <w:rtl/>
        </w:rPr>
      </w:pPr>
    </w:p>
    <w:p w14:paraId="006D07E7" w14:textId="77777777" w:rsidR="00872A26" w:rsidRDefault="00872A26" w:rsidP="007259F5">
      <w:pPr>
        <w:ind w:left="567" w:firstLine="0"/>
        <w:rPr>
          <w:rtl/>
        </w:rPr>
      </w:pPr>
    </w:p>
    <w:p w14:paraId="00F96FC5" w14:textId="77777777" w:rsidR="00C92FFC" w:rsidRPr="007259F5" w:rsidRDefault="00C92FFC" w:rsidP="007259F5">
      <w:pPr>
        <w:ind w:left="567" w:firstLine="0"/>
      </w:pPr>
    </w:p>
    <w:p w14:paraId="31063FDD" w14:textId="77777777" w:rsidR="007259F5" w:rsidRPr="007259F5" w:rsidRDefault="007259F5" w:rsidP="007259F5">
      <w:pPr>
        <w:ind w:left="567" w:firstLine="0"/>
      </w:pPr>
    </w:p>
    <w:p w14:paraId="6D2E60D9" w14:textId="59E4A718" w:rsidR="007E4186" w:rsidRDefault="00C92FFC" w:rsidP="00436080">
      <w:pPr>
        <w:pStyle w:val="Heading1"/>
        <w:rPr>
          <w:rtl/>
        </w:rPr>
      </w:pPr>
      <w:bookmarkStart w:id="15" w:name="_Toc131597546"/>
      <w:bookmarkStart w:id="16" w:name="_Toc131597547"/>
      <w:bookmarkEnd w:id="15"/>
      <w:r>
        <w:rPr>
          <w:rFonts w:hint="cs"/>
          <w:rtl/>
        </w:rPr>
        <w:lastRenderedPageBreak/>
        <w:t xml:space="preserve"> </w:t>
      </w:r>
      <w:r w:rsidR="007259F5" w:rsidRPr="00872A26">
        <w:rPr>
          <w:rFonts w:hint="cs"/>
          <w:rtl/>
        </w:rPr>
        <w:t>روش</w:t>
      </w:r>
      <w:r w:rsidR="007259F5" w:rsidRPr="007259F5">
        <w:rPr>
          <w:rFonts w:hint="cs"/>
          <w:rtl/>
        </w:rPr>
        <w:t xml:space="preserve"> </w:t>
      </w:r>
      <w:r w:rsidR="009A4404">
        <w:rPr>
          <w:rFonts w:hint="cs"/>
          <w:rtl/>
        </w:rPr>
        <w:t>ارتباط با کامپیوت</w:t>
      </w:r>
      <w:bookmarkEnd w:id="16"/>
      <w:r w:rsidR="007E4186">
        <w:rPr>
          <w:rFonts w:hint="cs"/>
          <w:rtl/>
        </w:rPr>
        <w:t>ر</w:t>
      </w:r>
    </w:p>
    <w:p w14:paraId="33EB2D38" w14:textId="78A5FBCD" w:rsidR="00436080" w:rsidRDefault="00436080" w:rsidP="00436080">
      <w:pPr>
        <w:rPr>
          <w:rtl/>
          <w:lang w:bidi="fa-IR"/>
        </w:rPr>
      </w:pPr>
      <w:r>
        <w:rPr>
          <w:rFonts w:hint="cs"/>
          <w:rtl/>
          <w:lang w:bidi="fa-IR"/>
        </w:rPr>
        <w:t>7.1. تابع ساخت بسته اطلاعات:</w:t>
      </w:r>
    </w:p>
    <w:p w14:paraId="41D31162" w14:textId="77777777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constructByteArray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MessageStruct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808080"/>
          <w:sz w:val="19"/>
          <w:szCs w:val="19"/>
        </w:rPr>
        <w:t>message</w:t>
      </w:r>
      <w:r>
        <w:rPr>
          <w:rFonts w:ascii="Cascadia Mono" w:hAnsi="Cascadia Mono" w:cs="Cascadia Mono"/>
          <w:color w:val="000000"/>
          <w:sz w:val="19"/>
          <w:szCs w:val="19"/>
        </w:rPr>
        <w:t>, byte *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94EB444" w14:textId="77777777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B5B334" w14:textId="63BC75D0" w:rsidR="00436080" w:rsidRP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ourier New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6F008A"/>
          <w:sz w:val="19"/>
          <w:szCs w:val="19"/>
        </w:rPr>
        <w:t>int8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= 0;</w:t>
      </w:r>
    </w:p>
    <w:p w14:paraId="39A89AF2" w14:textId="77777777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int8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6F008A"/>
          <w:sz w:val="19"/>
          <w:szCs w:val="19"/>
        </w:rPr>
        <w:t>BYTE_ARRAY_SIZE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144D1394" w14:textId="77777777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= 0;</w:t>
      </w:r>
    </w:p>
    <w:p w14:paraId="6BF4CA30" w14:textId="77777777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8FD80D6" w14:textId="77777777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int8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6F008A"/>
          <w:sz w:val="19"/>
          <w:szCs w:val="19"/>
        </w:rPr>
        <w:t>ADC_COUNT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20444CB7" w14:textId="77777777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73FBA14" w14:textId="77777777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2 + 2] = </w:t>
      </w:r>
      <w:r>
        <w:rPr>
          <w:rFonts w:ascii="Cascadia Mono" w:hAnsi="Cascadia Mono" w:cs="Cascadia Mono"/>
          <w:color w:val="808080"/>
          <w:sz w:val="19"/>
          <w:szCs w:val="19"/>
        </w:rPr>
        <w:t>message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&gt;&gt; 8;</w:t>
      </w:r>
    </w:p>
    <w:p w14:paraId="62D29AE8" w14:textId="77777777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2 + 3] = </w:t>
      </w:r>
      <w:r>
        <w:rPr>
          <w:rFonts w:ascii="Cascadia Mono" w:hAnsi="Cascadia Mono" w:cs="Cascadia Mono"/>
          <w:color w:val="808080"/>
          <w:sz w:val="19"/>
          <w:szCs w:val="19"/>
        </w:rPr>
        <w:t>message</w:t>
      </w:r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&amp; 0xFF;</w:t>
      </w:r>
    </w:p>
    <w:p w14:paraId="448DAA0C" w14:textId="77777777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9C15A31" w14:textId="77777777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1] = </w:t>
      </w:r>
      <w:r>
        <w:rPr>
          <w:rFonts w:ascii="Cascadia Mono" w:hAnsi="Cascadia Mono" w:cs="Cascadia Mono"/>
          <w:color w:val="808080"/>
          <w:sz w:val="19"/>
          <w:szCs w:val="19"/>
        </w:rPr>
        <w:t>message</w:t>
      </w:r>
      <w:r>
        <w:rPr>
          <w:rFonts w:ascii="Cascadia Mono" w:hAnsi="Cascadia Mono" w:cs="Cascadia Mono"/>
          <w:color w:val="000000"/>
          <w:sz w:val="19"/>
          <w:szCs w:val="19"/>
        </w:rPr>
        <w:t>-&gt;button[0];</w:t>
      </w:r>
    </w:p>
    <w:p w14:paraId="59ADB662" w14:textId="77777777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COMMAND_BYTE_INDEX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6F008A"/>
          <w:sz w:val="19"/>
          <w:szCs w:val="19"/>
        </w:rPr>
        <w:t>CMD_START_ACTION_MODE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3AAA5C" w14:textId="77777777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6F008A"/>
          <w:sz w:val="19"/>
          <w:szCs w:val="19"/>
        </w:rPr>
        <w:t>CODING_0X1A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2B9D086" w14:textId="28A3DD81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rtl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Code_0x1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A(</w:t>
      </w:r>
      <w:proofErr w:type="spellStart"/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BYTE_ARRAY_SIZE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756113" w14:textId="34CB98C8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 w:hint="cs"/>
          <w:color w:val="000000"/>
          <w:sz w:val="19"/>
          <w:szCs w:val="19"/>
          <w:rtl/>
        </w:rPr>
        <w:t>{</w:t>
      </w:r>
    </w:p>
    <w:p w14:paraId="4E39147D" w14:textId="3827F153" w:rsidR="00436080" w:rsidRPr="00436080" w:rsidRDefault="00436080" w:rsidP="00436080">
      <w:pPr>
        <w:autoSpaceDE w:val="0"/>
        <w:autoSpaceDN w:val="0"/>
        <w:adjustRightInd w:val="0"/>
        <w:spacing w:before="0" w:after="0" w:line="240" w:lineRule="auto"/>
        <w:ind w:left="567" w:firstLine="0"/>
        <w:jc w:val="left"/>
        <w:rPr>
          <w:rFonts w:ascii="Cascadia Mono" w:hAnsi="Cascadia Mono" w:cstheme="minorBidi" w:hint="cs"/>
          <w:color w:val="000000"/>
          <w:sz w:val="19"/>
          <w:szCs w:val="19"/>
          <w:rtl/>
          <w:lang w:bidi="fa-IR"/>
        </w:rPr>
      </w:pPr>
      <w:r>
        <w:rPr>
          <w:rFonts w:ascii="Cascadia Mono" w:hAnsi="Cascadia Mono" w:cstheme="minorBidi" w:hint="cs"/>
          <w:color w:val="000000"/>
          <w:sz w:val="19"/>
          <w:szCs w:val="19"/>
          <w:rtl/>
          <w:lang w:bidi="fa-IR"/>
        </w:rPr>
        <w:t>که نتیجه آن به صورت زیر است:</w:t>
      </w:r>
    </w:p>
    <w:p w14:paraId="485294F4" w14:textId="23294316" w:rsidR="00436080" w:rsidRDefault="00436080" w:rsidP="00436080">
      <w:pPr>
        <w:autoSpaceDE w:val="0"/>
        <w:autoSpaceDN w:val="0"/>
        <w:bidi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28"/>
        <w:gridCol w:w="996"/>
        <w:gridCol w:w="996"/>
        <w:gridCol w:w="773"/>
        <w:gridCol w:w="773"/>
        <w:gridCol w:w="773"/>
        <w:gridCol w:w="773"/>
        <w:gridCol w:w="773"/>
        <w:gridCol w:w="773"/>
        <w:gridCol w:w="996"/>
        <w:gridCol w:w="773"/>
      </w:tblGrid>
      <w:tr w:rsidR="00436080" w14:paraId="2B430101" w14:textId="77777777" w:rsidTr="00436080">
        <w:tc>
          <w:tcPr>
            <w:tcW w:w="328" w:type="dxa"/>
          </w:tcPr>
          <w:p w14:paraId="3272C499" w14:textId="1A9DDA47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…</w:t>
            </w:r>
          </w:p>
        </w:tc>
        <w:tc>
          <w:tcPr>
            <w:tcW w:w="996" w:type="dxa"/>
          </w:tcPr>
          <w:p w14:paraId="0D03F63F" w14:textId="06C79769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 xml:space="preserve">Command </w:t>
            </w:r>
            <w:proofErr w:type="gramStart"/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Data[</w:t>
            </w:r>
            <w:proofErr w:type="gramEnd"/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0</w:t>
            </w: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]</w:t>
            </w:r>
          </w:p>
        </w:tc>
        <w:tc>
          <w:tcPr>
            <w:tcW w:w="996" w:type="dxa"/>
          </w:tcPr>
          <w:p w14:paraId="5AD1FF72" w14:textId="3EBA52B6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  <w:rtl/>
              </w:rPr>
            </w:pP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Command</w:t>
            </w:r>
          </w:p>
        </w:tc>
        <w:tc>
          <w:tcPr>
            <w:tcW w:w="773" w:type="dxa"/>
          </w:tcPr>
          <w:p w14:paraId="4541A97B" w14:textId="0BDEE182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  <w:rtl/>
              </w:rPr>
            </w:pP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ADC</w:t>
            </w: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3L</w:t>
            </w:r>
          </w:p>
        </w:tc>
        <w:tc>
          <w:tcPr>
            <w:tcW w:w="773" w:type="dxa"/>
          </w:tcPr>
          <w:p w14:paraId="030FB133" w14:textId="44DD6CCE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  <w:rtl/>
              </w:rPr>
            </w:pP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ADC</w:t>
            </w: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3</w:t>
            </w: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H</w:t>
            </w:r>
          </w:p>
        </w:tc>
        <w:tc>
          <w:tcPr>
            <w:tcW w:w="773" w:type="dxa"/>
          </w:tcPr>
          <w:p w14:paraId="0C0D9905" w14:textId="4434B1AF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  <w:rtl/>
              </w:rPr>
            </w:pP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ADC</w:t>
            </w: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2L</w:t>
            </w:r>
          </w:p>
        </w:tc>
        <w:tc>
          <w:tcPr>
            <w:tcW w:w="773" w:type="dxa"/>
          </w:tcPr>
          <w:p w14:paraId="00B3FDBC" w14:textId="17654E01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  <w:rtl/>
              </w:rPr>
            </w:pP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ADC</w:t>
            </w: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2</w:t>
            </w: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H</w:t>
            </w:r>
          </w:p>
        </w:tc>
        <w:tc>
          <w:tcPr>
            <w:tcW w:w="773" w:type="dxa"/>
          </w:tcPr>
          <w:p w14:paraId="1419C026" w14:textId="034D8218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  <w:rtl/>
              </w:rPr>
            </w:pP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ADC1</w:t>
            </w: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L</w:t>
            </w:r>
          </w:p>
        </w:tc>
        <w:tc>
          <w:tcPr>
            <w:tcW w:w="773" w:type="dxa"/>
          </w:tcPr>
          <w:p w14:paraId="3AED387E" w14:textId="589825A9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  <w:rtl/>
              </w:rPr>
            </w:pP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ADC1H</w:t>
            </w:r>
          </w:p>
        </w:tc>
        <w:tc>
          <w:tcPr>
            <w:tcW w:w="996" w:type="dxa"/>
          </w:tcPr>
          <w:p w14:paraId="399D0B2A" w14:textId="2CDBABD5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  <w:rtl/>
              </w:rPr>
            </w:pP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Buttons</w:t>
            </w:r>
          </w:p>
        </w:tc>
        <w:tc>
          <w:tcPr>
            <w:tcW w:w="773" w:type="dxa"/>
          </w:tcPr>
          <w:p w14:paraId="58C22645" w14:textId="621C46B7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0x1A?</w:t>
            </w:r>
          </w:p>
        </w:tc>
      </w:tr>
      <w:tr w:rsidR="00436080" w14:paraId="3C281226" w14:textId="77777777" w:rsidTr="00436080">
        <w:tc>
          <w:tcPr>
            <w:tcW w:w="328" w:type="dxa"/>
          </w:tcPr>
          <w:p w14:paraId="24759196" w14:textId="5B0E14AB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ourier New"/>
                <w:color w:val="000000"/>
                <w:sz w:val="19"/>
                <w:szCs w:val="19"/>
              </w:rPr>
              <w:t>…</w:t>
            </w:r>
          </w:p>
        </w:tc>
        <w:tc>
          <w:tcPr>
            <w:tcW w:w="996" w:type="dxa"/>
          </w:tcPr>
          <w:p w14:paraId="4D5EED40" w14:textId="3DF1E4A8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ourier New" w:hint="cs"/>
                <w:color w:val="000000"/>
                <w:sz w:val="19"/>
                <w:szCs w:val="19"/>
                <w:rtl/>
              </w:rPr>
              <w:t>9</w:t>
            </w:r>
          </w:p>
        </w:tc>
        <w:tc>
          <w:tcPr>
            <w:tcW w:w="996" w:type="dxa"/>
          </w:tcPr>
          <w:p w14:paraId="4DC08E36" w14:textId="484C9B62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ourier New" w:hint="cs"/>
                <w:color w:val="000000"/>
                <w:sz w:val="19"/>
                <w:szCs w:val="19"/>
                <w:rtl/>
              </w:rPr>
              <w:t>8</w:t>
            </w:r>
          </w:p>
        </w:tc>
        <w:tc>
          <w:tcPr>
            <w:tcW w:w="773" w:type="dxa"/>
          </w:tcPr>
          <w:p w14:paraId="6F1C7EE9" w14:textId="60D436F1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ourier New" w:hint="cs"/>
                <w:color w:val="000000"/>
                <w:sz w:val="19"/>
                <w:szCs w:val="19"/>
                <w:rtl/>
              </w:rPr>
              <w:t>7</w:t>
            </w:r>
          </w:p>
        </w:tc>
        <w:tc>
          <w:tcPr>
            <w:tcW w:w="773" w:type="dxa"/>
          </w:tcPr>
          <w:p w14:paraId="333DB3EC" w14:textId="77D27B61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ourier New" w:hint="cs"/>
                <w:color w:val="000000"/>
                <w:sz w:val="19"/>
                <w:szCs w:val="19"/>
                <w:rtl/>
              </w:rPr>
              <w:t>6</w:t>
            </w:r>
          </w:p>
        </w:tc>
        <w:tc>
          <w:tcPr>
            <w:tcW w:w="773" w:type="dxa"/>
          </w:tcPr>
          <w:p w14:paraId="612C2133" w14:textId="2B585C1C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ourier New" w:hint="cs"/>
                <w:color w:val="000000"/>
                <w:sz w:val="19"/>
                <w:szCs w:val="19"/>
                <w:rtl/>
              </w:rPr>
              <w:t>5</w:t>
            </w:r>
          </w:p>
        </w:tc>
        <w:tc>
          <w:tcPr>
            <w:tcW w:w="773" w:type="dxa"/>
          </w:tcPr>
          <w:p w14:paraId="750291C4" w14:textId="4C992CCC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ourier New" w:hint="cs"/>
                <w:color w:val="000000"/>
                <w:sz w:val="19"/>
                <w:szCs w:val="19"/>
                <w:rtl/>
              </w:rPr>
              <w:t>4</w:t>
            </w:r>
          </w:p>
        </w:tc>
        <w:tc>
          <w:tcPr>
            <w:tcW w:w="773" w:type="dxa"/>
          </w:tcPr>
          <w:p w14:paraId="7E9F1026" w14:textId="2C36C7BB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ourier New" w:hint="cs"/>
                <w:color w:val="000000"/>
                <w:sz w:val="19"/>
                <w:szCs w:val="19"/>
                <w:rtl/>
              </w:rPr>
              <w:t>3</w:t>
            </w:r>
          </w:p>
        </w:tc>
        <w:tc>
          <w:tcPr>
            <w:tcW w:w="773" w:type="dxa"/>
          </w:tcPr>
          <w:p w14:paraId="373B7D10" w14:textId="4F2A7E29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ourier New" w:hint="cs"/>
                <w:color w:val="000000"/>
                <w:sz w:val="19"/>
                <w:szCs w:val="19"/>
                <w:rtl/>
              </w:rPr>
              <w:t>2</w:t>
            </w:r>
          </w:p>
        </w:tc>
        <w:tc>
          <w:tcPr>
            <w:tcW w:w="996" w:type="dxa"/>
          </w:tcPr>
          <w:p w14:paraId="0039A103" w14:textId="70B44791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ourier New" w:hint="cs"/>
                <w:color w:val="000000"/>
                <w:sz w:val="19"/>
                <w:szCs w:val="19"/>
                <w:rtl/>
              </w:rPr>
              <w:t>1</w:t>
            </w:r>
          </w:p>
        </w:tc>
        <w:tc>
          <w:tcPr>
            <w:tcW w:w="773" w:type="dxa"/>
          </w:tcPr>
          <w:p w14:paraId="3DE2AD88" w14:textId="684D1890" w:rsidR="00436080" w:rsidRDefault="00436080" w:rsidP="00436080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Cascadia Mono" w:hAnsi="Cascadia Mono" w:cs="Courier New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ourier New" w:hint="cs"/>
                <w:color w:val="000000"/>
                <w:sz w:val="19"/>
                <w:szCs w:val="19"/>
                <w:rtl/>
              </w:rPr>
              <w:t>0</w:t>
            </w:r>
          </w:p>
        </w:tc>
      </w:tr>
    </w:tbl>
    <w:p w14:paraId="00FF72CC" w14:textId="42C9FC5C" w:rsidR="00436080" w:rsidRPr="00436080" w:rsidRDefault="00436080" w:rsidP="00436080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Cascadia Mono" w:hAnsi="Cascadia Mono" w:cs="Courier New"/>
          <w:color w:val="000000"/>
          <w:sz w:val="19"/>
          <w:szCs w:val="19"/>
          <w:rtl/>
        </w:rPr>
      </w:pPr>
    </w:p>
    <w:p w14:paraId="32F86747" w14:textId="59D4EAF8" w:rsidR="009A4404" w:rsidRDefault="009A4404" w:rsidP="0060600C">
      <w:pPr>
        <w:pStyle w:val="Heading2"/>
        <w:rPr>
          <w:rtl/>
        </w:rPr>
      </w:pPr>
      <w:r>
        <w:rPr>
          <w:rFonts w:hint="cs"/>
          <w:rtl/>
        </w:rPr>
        <w:lastRenderedPageBreak/>
        <w:t xml:space="preserve">تنظیم پورت سریال در </w:t>
      </w:r>
      <w:r>
        <w:t>C#</w:t>
      </w:r>
    </w:p>
    <w:p w14:paraId="37B893A0" w14:textId="1CF26060" w:rsidR="009A4404" w:rsidRDefault="009A4404" w:rsidP="0060600C">
      <w:pPr>
        <w:pStyle w:val="Heading2"/>
        <w:rPr>
          <w:rtl/>
        </w:rPr>
      </w:pPr>
      <w:r>
        <w:rPr>
          <w:rFonts w:hint="cs"/>
          <w:rtl/>
        </w:rPr>
        <w:lastRenderedPageBreak/>
        <w:t>توابع دریافت داده از جویست</w:t>
      </w:r>
      <w:r>
        <w:rPr>
          <w:rFonts w:hint="cs"/>
          <w:rtl/>
        </w:rPr>
        <w:lastRenderedPageBreak/>
        <w:t>یک</w:t>
      </w:r>
    </w:p>
    <w:p w14:paraId="49001737" w14:textId="2E58A454" w:rsidR="009A4404" w:rsidRDefault="009A4404" w:rsidP="0060600C">
      <w:pPr>
        <w:pStyle w:val="Heading2"/>
        <w:rPr>
          <w:rtl/>
        </w:rPr>
      </w:pPr>
      <w:r>
        <w:rPr>
          <w:rFonts w:hint="cs"/>
          <w:rtl/>
        </w:rPr>
        <w:lastRenderedPageBreak/>
        <w:t>توابع ارسال داده به جویستیک</w:t>
      </w:r>
    </w:p>
    <w:p w14:paraId="11784089" w14:textId="77777777" w:rsidR="009A4404" w:rsidRDefault="009A4404" w:rsidP="009A4404"/>
    <w:p w14:paraId="546AF93C" w14:textId="79A90A7E" w:rsidR="007259F5" w:rsidRDefault="007259F5" w:rsidP="009A4404">
      <w:pPr>
        <w:rPr>
          <w:rtl/>
          <w:lang w:bidi="fa-IR"/>
        </w:rPr>
      </w:pPr>
      <w:r w:rsidRPr="007259F5">
        <w:rPr>
          <w:rFonts w:hint="cs"/>
          <w:rtl/>
        </w:rPr>
        <w:t>ب</w:t>
      </w:r>
      <w:r w:rsidR="00A04EBE">
        <w:rPr>
          <w:rFonts w:hint="cs"/>
          <w:rtl/>
        </w:rPr>
        <w:t>ــ</w:t>
      </w:r>
      <w:r w:rsidRPr="007259F5">
        <w:rPr>
          <w:rFonts w:hint="cs"/>
          <w:rtl/>
        </w:rPr>
        <w:t>رای ب</w:t>
      </w:r>
      <w:r w:rsidR="00A04EBE">
        <w:rPr>
          <w:rFonts w:hint="cs"/>
          <w:rtl/>
        </w:rPr>
        <w:t>ــ</w:t>
      </w:r>
      <w:r w:rsidRPr="007259F5">
        <w:rPr>
          <w:rFonts w:hint="cs"/>
          <w:rtl/>
        </w:rPr>
        <w:t>ه ک</w:t>
      </w:r>
      <w:r w:rsidR="00A04EBE">
        <w:rPr>
          <w:rFonts w:hint="cs"/>
          <w:rtl/>
        </w:rPr>
        <w:t>ــ</w:t>
      </w:r>
      <w:r w:rsidRPr="007259F5">
        <w:rPr>
          <w:rFonts w:hint="cs"/>
          <w:rtl/>
        </w:rPr>
        <w:t>ار ب</w:t>
      </w:r>
      <w:r w:rsidR="00A04EBE">
        <w:rPr>
          <w:rFonts w:hint="cs"/>
          <w:rtl/>
        </w:rPr>
        <w:t>ــ</w:t>
      </w:r>
      <w:r w:rsidRPr="007259F5">
        <w:rPr>
          <w:rFonts w:hint="cs"/>
          <w:rtl/>
        </w:rPr>
        <w:t>ردن ای</w:t>
      </w:r>
      <w:r w:rsidR="00A04EBE">
        <w:rPr>
          <w:rFonts w:hint="cs"/>
          <w:rtl/>
        </w:rPr>
        <w:t>ــ</w:t>
      </w:r>
      <w:r w:rsidRPr="007259F5">
        <w:rPr>
          <w:rFonts w:hint="cs"/>
          <w:rtl/>
        </w:rPr>
        <w:t xml:space="preserve">ن </w:t>
      </w:r>
      <w:r w:rsidR="00A04EBE">
        <w:rPr>
          <w:rFonts w:hint="cs"/>
          <w:rtl/>
        </w:rPr>
        <w:t>کتـابـخـانـه</w:t>
      </w:r>
      <w:r w:rsidRPr="007259F5">
        <w:rPr>
          <w:rFonts w:hint="cs"/>
          <w:rtl/>
        </w:rPr>
        <w:t xml:space="preserve"> در </w:t>
      </w:r>
      <w:r w:rsidRPr="007259F5">
        <w:t>Main()</w:t>
      </w:r>
      <w:r w:rsidRPr="007259F5">
        <w:rPr>
          <w:rFonts w:hint="cs"/>
          <w:rtl/>
        </w:rPr>
        <w:t>، ت</w:t>
      </w:r>
      <w:r w:rsidR="00A04EBE">
        <w:rPr>
          <w:rFonts w:hint="cs"/>
          <w:rtl/>
        </w:rPr>
        <w:t>ــ</w:t>
      </w:r>
      <w:r w:rsidRPr="007259F5">
        <w:rPr>
          <w:rFonts w:hint="cs"/>
          <w:rtl/>
        </w:rPr>
        <w:t>اب</w:t>
      </w:r>
      <w:r w:rsidR="00A04EBE">
        <w:rPr>
          <w:rFonts w:hint="cs"/>
          <w:rtl/>
        </w:rPr>
        <w:t>ـــ</w:t>
      </w:r>
      <w:r w:rsidRPr="007259F5">
        <w:rPr>
          <w:rFonts w:hint="cs"/>
          <w:rtl/>
        </w:rPr>
        <w:t xml:space="preserve">ع </w:t>
      </w:r>
      <w:proofErr w:type="spellStart"/>
      <w:r w:rsidRPr="007259F5">
        <w:t>Configure_Alarm</w:t>
      </w:r>
      <w:proofErr w:type="spellEnd"/>
      <w:r w:rsidRPr="007259F5">
        <w:t>()</w:t>
      </w:r>
      <w:r w:rsidRPr="007259F5">
        <w:rPr>
          <w:rFonts w:hint="cs"/>
          <w:rtl/>
        </w:rPr>
        <w:t xml:space="preserve"> و در </w:t>
      </w:r>
      <w:proofErr w:type="spellStart"/>
      <w:r w:rsidRPr="007259F5">
        <w:t>Timer_Interrupt_Handler</w:t>
      </w:r>
      <w:proofErr w:type="spellEnd"/>
      <w:r w:rsidRPr="007259F5">
        <w:t>()</w:t>
      </w:r>
      <w:r w:rsidRPr="007259F5">
        <w:rPr>
          <w:rFonts w:hint="cs"/>
          <w:rtl/>
        </w:rPr>
        <w:t xml:space="preserve"> تابع </w:t>
      </w:r>
      <w:proofErr w:type="spellStart"/>
      <w:r w:rsidRPr="007259F5">
        <w:t>UpdateAlarm</w:t>
      </w:r>
      <w:proofErr w:type="spellEnd"/>
      <w:r w:rsidR="008A7224">
        <w:t>()</w:t>
      </w:r>
      <w:r w:rsidRPr="007259F5">
        <w:rPr>
          <w:rFonts w:hint="cs"/>
          <w:rtl/>
        </w:rPr>
        <w:t xml:space="preserve"> فراخوانی می</w:t>
      </w:r>
      <w:r w:rsidRPr="007259F5">
        <w:rPr>
          <w:rtl/>
        </w:rPr>
        <w:softHyphen/>
      </w:r>
      <w:r w:rsidRPr="007259F5">
        <w:rPr>
          <w:rFonts w:hint="cs"/>
          <w:rtl/>
        </w:rPr>
        <w:t>شود.</w:t>
      </w:r>
      <w:r w:rsidR="00CB5BE8">
        <w:rPr>
          <w:rFonts w:hint="cs"/>
          <w:rtl/>
        </w:rPr>
        <w:t xml:space="preserve"> لازم به ذکر است در صورتی که از نرم افزار </w:t>
      </w:r>
      <w:r w:rsidR="00CB5BE8">
        <w:t>MX Cube</w:t>
      </w:r>
      <w:r w:rsidR="00CB5BE8">
        <w:rPr>
          <w:rFonts w:hint="cs"/>
          <w:rtl/>
          <w:lang w:bidi="fa-IR"/>
        </w:rPr>
        <w:t xml:space="preserve"> برای تنظیمات اولیه</w:t>
      </w:r>
      <w:r w:rsidR="008A7224">
        <w:rPr>
          <w:rFonts w:hint="cs"/>
          <w:rtl/>
          <w:lang w:bidi="fa-IR"/>
        </w:rPr>
        <w:t>‌ی</w:t>
      </w:r>
      <w:r w:rsidR="00CB5BE8">
        <w:rPr>
          <w:rFonts w:hint="cs"/>
          <w:rtl/>
          <w:lang w:bidi="fa-IR"/>
        </w:rPr>
        <w:t xml:space="preserve"> میکروکنترلر استفاده ‌شود، نیازی به فراخوانی تابع </w:t>
      </w:r>
      <w:proofErr w:type="spellStart"/>
      <w:r w:rsidR="00CB5BE8">
        <w:rPr>
          <w:lang w:bidi="fa-IR"/>
        </w:rPr>
        <w:t>Configure_Alarm</w:t>
      </w:r>
      <w:proofErr w:type="spellEnd"/>
      <w:r w:rsidR="008A7224">
        <w:rPr>
          <w:lang w:bidi="fa-IR"/>
        </w:rPr>
        <w:t>()</w:t>
      </w:r>
      <w:r w:rsidR="00CB5BE8">
        <w:rPr>
          <w:rFonts w:hint="cs"/>
          <w:rtl/>
          <w:lang w:bidi="fa-IR"/>
        </w:rPr>
        <w:t xml:space="preserve"> نمی‌باشد.</w:t>
      </w:r>
    </w:p>
    <w:p w14:paraId="7E337A59" w14:textId="694CF472" w:rsidR="008A7224" w:rsidRPr="007259F5" w:rsidRDefault="008A7224" w:rsidP="009A4404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کد مثال زیر </w:t>
      </w:r>
    </w:p>
    <w:p w14:paraId="26E84AC4" w14:textId="77777777" w:rsidR="007259F5" w:rsidRPr="007259F5" w:rsidRDefault="007259F5" w:rsidP="007259F5">
      <w:pPr>
        <w:pStyle w:val="ReportTable"/>
        <w:bidi/>
      </w:pPr>
      <w:proofErr w:type="gramStart"/>
      <w:r w:rsidRPr="007259F5">
        <w:t>Main(</w:t>
      </w:r>
      <w:proofErr w:type="gramEnd"/>
      <w:r w:rsidRPr="007259F5">
        <w:t>)</w:t>
      </w:r>
    </w:p>
    <w:p w14:paraId="3888FE1F" w14:textId="77777777" w:rsidR="007259F5" w:rsidRPr="007259F5" w:rsidRDefault="007259F5" w:rsidP="007259F5">
      <w:pPr>
        <w:pStyle w:val="ReportTable"/>
        <w:bidi/>
      </w:pPr>
      <w:r w:rsidRPr="007259F5">
        <w:t>{</w:t>
      </w:r>
    </w:p>
    <w:p w14:paraId="7A89B896" w14:textId="77777777" w:rsidR="007259F5" w:rsidRPr="007259F5" w:rsidRDefault="007259F5" w:rsidP="007259F5">
      <w:pPr>
        <w:pStyle w:val="ReportTable"/>
        <w:bidi/>
      </w:pPr>
      <w:r w:rsidRPr="007259F5">
        <w:t>…</w:t>
      </w:r>
    </w:p>
    <w:p w14:paraId="107B3DB8" w14:textId="77777777" w:rsidR="007259F5" w:rsidRPr="007259F5" w:rsidRDefault="007259F5" w:rsidP="007259F5">
      <w:pPr>
        <w:pStyle w:val="ReportTable"/>
        <w:bidi/>
      </w:pPr>
      <w:proofErr w:type="spellStart"/>
      <w:r w:rsidRPr="007259F5">
        <w:t>Configure_</w:t>
      </w:r>
      <w:proofErr w:type="gramStart"/>
      <w:r w:rsidRPr="007259F5">
        <w:t>Alarm</w:t>
      </w:r>
      <w:proofErr w:type="spellEnd"/>
      <w:r w:rsidRPr="007259F5">
        <w:t>(</w:t>
      </w:r>
      <w:proofErr w:type="gramEnd"/>
      <w:r w:rsidRPr="007259F5">
        <w:t>);</w:t>
      </w:r>
    </w:p>
    <w:p w14:paraId="62FB6C9F" w14:textId="77777777" w:rsidR="007259F5" w:rsidRPr="007259F5" w:rsidRDefault="007259F5" w:rsidP="007259F5">
      <w:pPr>
        <w:pStyle w:val="ReportTable"/>
        <w:bidi/>
      </w:pPr>
      <w:r w:rsidRPr="007259F5">
        <w:t>..</w:t>
      </w:r>
    </w:p>
    <w:p w14:paraId="6282F31D" w14:textId="77777777" w:rsidR="007259F5" w:rsidRPr="007259F5" w:rsidRDefault="007259F5" w:rsidP="007259F5">
      <w:pPr>
        <w:pStyle w:val="ReportTable"/>
        <w:bidi/>
      </w:pPr>
      <w:proofErr w:type="gramStart"/>
      <w:r w:rsidRPr="007259F5">
        <w:t>while(</w:t>
      </w:r>
      <w:proofErr w:type="gramEnd"/>
      <w:r w:rsidRPr="007259F5">
        <w:t>1)</w:t>
      </w:r>
    </w:p>
    <w:p w14:paraId="54B59A31" w14:textId="23CCDD99" w:rsidR="007259F5" w:rsidRPr="007259F5" w:rsidRDefault="007259F5" w:rsidP="007259F5">
      <w:pPr>
        <w:pStyle w:val="ReportTable"/>
        <w:bidi/>
      </w:pPr>
      <w:r w:rsidRPr="007259F5">
        <w:t>{</w:t>
      </w:r>
      <w:r w:rsidR="00CB5BE8">
        <w:rPr>
          <w:rtl/>
        </w:rPr>
        <w:tab/>
      </w:r>
      <w:r w:rsidR="00CB5BE8">
        <w:rPr>
          <w:rtl/>
        </w:rPr>
        <w:tab/>
      </w:r>
    </w:p>
    <w:p w14:paraId="55E930E7" w14:textId="32AB6E21" w:rsidR="007259F5" w:rsidRPr="007259F5" w:rsidRDefault="007259F5" w:rsidP="007259F5">
      <w:pPr>
        <w:pStyle w:val="ReportTable"/>
        <w:bidi/>
      </w:pPr>
      <w:r w:rsidRPr="007259F5">
        <w:t>}</w:t>
      </w:r>
      <w:r w:rsidR="00CB5BE8">
        <w:rPr>
          <w:rtl/>
        </w:rPr>
        <w:tab/>
      </w:r>
    </w:p>
    <w:p w14:paraId="6E05E55B" w14:textId="521F97FA" w:rsidR="007259F5" w:rsidRPr="007259F5" w:rsidRDefault="007259F5" w:rsidP="007259F5">
      <w:pPr>
        <w:pStyle w:val="ReportTable"/>
        <w:bidi/>
      </w:pPr>
      <w:r w:rsidRPr="007259F5">
        <w:t>}</w:t>
      </w:r>
    </w:p>
    <w:p w14:paraId="733CD349" w14:textId="77777777" w:rsidR="007259F5" w:rsidRPr="007259F5" w:rsidRDefault="007259F5" w:rsidP="007259F5">
      <w:pPr>
        <w:pStyle w:val="ReportTable"/>
        <w:bidi/>
      </w:pPr>
    </w:p>
    <w:p w14:paraId="7F8281D7" w14:textId="77777777" w:rsidR="007259F5" w:rsidRPr="007259F5" w:rsidRDefault="007259F5" w:rsidP="007259F5">
      <w:pPr>
        <w:pStyle w:val="ReportTable"/>
        <w:bidi/>
      </w:pPr>
      <w:proofErr w:type="spellStart"/>
      <w:r w:rsidRPr="007259F5">
        <w:t>Timer_PeriodElapsed_</w:t>
      </w:r>
      <w:proofErr w:type="gramStart"/>
      <w:r w:rsidRPr="007259F5">
        <w:t>CallBack</w:t>
      </w:r>
      <w:proofErr w:type="spellEnd"/>
      <w:r w:rsidRPr="007259F5">
        <w:t>(</w:t>
      </w:r>
      <w:proofErr w:type="gramEnd"/>
      <w:r w:rsidRPr="007259F5">
        <w:t>) // 32 Hz Interrupts</w:t>
      </w:r>
    </w:p>
    <w:p w14:paraId="4CBC0BB7" w14:textId="77777777" w:rsidR="007259F5" w:rsidRPr="007259F5" w:rsidRDefault="007259F5" w:rsidP="007259F5">
      <w:pPr>
        <w:pStyle w:val="ReportTable"/>
        <w:bidi/>
      </w:pPr>
      <w:r w:rsidRPr="007259F5">
        <w:t>{</w:t>
      </w:r>
    </w:p>
    <w:p w14:paraId="651A59FF" w14:textId="77777777" w:rsidR="007259F5" w:rsidRPr="007259F5" w:rsidRDefault="007259F5" w:rsidP="007259F5">
      <w:pPr>
        <w:pStyle w:val="ReportTable"/>
        <w:bidi/>
      </w:pPr>
      <w:r w:rsidRPr="007259F5">
        <w:tab/>
      </w:r>
      <w:proofErr w:type="spellStart"/>
      <w:r w:rsidRPr="007259F5">
        <w:t>Update_</w:t>
      </w:r>
      <w:proofErr w:type="gramStart"/>
      <w:r w:rsidRPr="007259F5">
        <w:t>Alarm</w:t>
      </w:r>
      <w:proofErr w:type="spellEnd"/>
      <w:r w:rsidRPr="007259F5">
        <w:t>(</w:t>
      </w:r>
      <w:proofErr w:type="gramEnd"/>
      <w:r w:rsidRPr="007259F5">
        <w:t>);</w:t>
      </w:r>
    </w:p>
    <w:p w14:paraId="3EFB88C4" w14:textId="77777777" w:rsidR="007259F5" w:rsidRPr="007259F5" w:rsidRDefault="007259F5" w:rsidP="007259F5">
      <w:pPr>
        <w:pStyle w:val="ReportTable"/>
        <w:bidi/>
      </w:pPr>
      <w:r w:rsidRPr="007259F5">
        <w:t>}</w:t>
      </w:r>
    </w:p>
    <w:p w14:paraId="52BAAE14" w14:textId="77777777" w:rsidR="007259F5" w:rsidRPr="007259F5" w:rsidRDefault="007259F5" w:rsidP="007259F5">
      <w:pPr>
        <w:ind w:left="567" w:firstLine="0"/>
      </w:pPr>
    </w:p>
    <w:p w14:paraId="5EB51E2A" w14:textId="5003FD9B" w:rsidR="007259F5" w:rsidRPr="007259F5" w:rsidRDefault="007259F5" w:rsidP="007259F5">
      <w:pPr>
        <w:ind w:left="567" w:firstLine="0"/>
        <w:rPr>
          <w:rtl/>
        </w:rPr>
      </w:pPr>
      <w:r w:rsidRPr="007259F5">
        <w:rPr>
          <w:rFonts w:hint="cs"/>
          <w:rtl/>
        </w:rPr>
        <w:t xml:space="preserve">هر جا که ایجاد سوت مورد نیاز باشد، کافی است تابع </w:t>
      </w:r>
      <w:r w:rsidRPr="007259F5">
        <w:t>Alarm</w:t>
      </w:r>
      <w:r w:rsidR="008A7224">
        <w:rPr>
          <w:rFonts w:hint="cs"/>
          <w:rtl/>
        </w:rPr>
        <w:t xml:space="preserve"> به شکل زیر</w:t>
      </w:r>
      <w:r w:rsidRPr="007259F5">
        <w:rPr>
          <w:rFonts w:hint="cs"/>
          <w:rtl/>
        </w:rPr>
        <w:t xml:space="preserve"> فراخوانی شود. مثلا:</w:t>
      </w:r>
    </w:p>
    <w:p w14:paraId="55AFF96D" w14:textId="7EA4FF1E" w:rsidR="00CB5BE8" w:rsidRDefault="007259F5" w:rsidP="00FE53C2">
      <w:pPr>
        <w:pStyle w:val="ReportTable"/>
        <w:bidi/>
        <w:ind w:left="0"/>
      </w:pPr>
      <w:r w:rsidRPr="007259F5">
        <w:t>…</w:t>
      </w:r>
      <w:proofErr w:type="gramStart"/>
      <w:r w:rsidRPr="007259F5">
        <w:t>Alarm(</w:t>
      </w:r>
      <w:proofErr w:type="gramEnd"/>
      <w:r w:rsidRPr="007259F5">
        <w:t xml:space="preserve">SHORT_BEEP_X2, </w:t>
      </w:r>
      <w:r w:rsidR="00245A82">
        <w:t>3</w:t>
      </w:r>
      <w:r w:rsidRPr="007259F5">
        <w:t>, 32, 1);</w:t>
      </w:r>
      <w:r w:rsidR="00245A82">
        <w:t>…</w:t>
      </w:r>
    </w:p>
    <w:p w14:paraId="2DB6563F" w14:textId="3664E08F" w:rsidR="00CB5BE8" w:rsidRPr="007259F5" w:rsidRDefault="00CB5BE8" w:rsidP="00FE53C2">
      <w:r>
        <w:rPr>
          <w:rFonts w:hint="cs"/>
          <w:rtl/>
        </w:rPr>
        <w:t xml:space="preserve">در این تابع الگوی </w:t>
      </w:r>
      <w:r w:rsidR="00245A82">
        <w:rPr>
          <w:rFonts w:hint="cs"/>
          <w:rtl/>
        </w:rPr>
        <w:t xml:space="preserve">2 </w:t>
      </w:r>
      <w:r>
        <w:rPr>
          <w:rFonts w:hint="cs"/>
          <w:rtl/>
        </w:rPr>
        <w:t xml:space="preserve">سوت کوتاه </w:t>
      </w:r>
      <w:r w:rsidR="00710B28">
        <w:rPr>
          <w:rFonts w:hint="cs"/>
          <w:rtl/>
        </w:rPr>
        <w:t xml:space="preserve">با </w:t>
      </w:r>
      <w:r w:rsidR="00245A82">
        <w:rPr>
          <w:rFonts w:hint="cs"/>
          <w:rtl/>
        </w:rPr>
        <w:t xml:space="preserve">3 </w:t>
      </w:r>
      <w:r w:rsidR="00710B28">
        <w:rPr>
          <w:rFonts w:hint="cs"/>
          <w:rtl/>
        </w:rPr>
        <w:t xml:space="preserve">تکرار </w:t>
      </w:r>
      <w:r w:rsidR="00245A82">
        <w:rPr>
          <w:rFonts w:hint="cs"/>
          <w:rtl/>
          <w:lang w:bidi="fa-IR"/>
        </w:rPr>
        <w:t xml:space="preserve">هر کدام </w:t>
      </w:r>
      <w:r w:rsidR="00710B28">
        <w:rPr>
          <w:rFonts w:hint="cs"/>
          <w:rtl/>
        </w:rPr>
        <w:t>به طول 1 ثانیه فراخوانی شده است.</w:t>
      </w:r>
    </w:p>
    <w:p w14:paraId="71AF97E1" w14:textId="5707949B" w:rsidR="007259F5" w:rsidRPr="007259F5" w:rsidRDefault="007259F5" w:rsidP="00FE53C2">
      <w:pPr>
        <w:pStyle w:val="ReportTable"/>
        <w:bidi/>
      </w:pPr>
    </w:p>
    <w:p w14:paraId="7897E1A4" w14:textId="0E6D40E3" w:rsidR="007259F5" w:rsidRPr="007259F5" w:rsidRDefault="007259F5" w:rsidP="00FE53C2"/>
    <w:p w14:paraId="75B83AF9" w14:textId="77777777" w:rsidR="007259F5" w:rsidRPr="007259F5" w:rsidRDefault="007259F5" w:rsidP="007259F5">
      <w:pPr>
        <w:ind w:left="567" w:firstLine="0"/>
      </w:pPr>
    </w:p>
    <w:p w14:paraId="179280DF" w14:textId="77777777" w:rsidR="007259F5" w:rsidRDefault="007259F5">
      <w:pPr>
        <w:bidi w:val="0"/>
        <w:spacing w:before="0" w:after="0" w:line="240" w:lineRule="auto"/>
        <w:ind w:firstLine="0"/>
        <w:jc w:val="right"/>
        <w:rPr>
          <w:rtl/>
        </w:rPr>
      </w:pPr>
      <w:r>
        <w:rPr>
          <w:rtl/>
        </w:rPr>
        <w:br w:type="page"/>
      </w:r>
    </w:p>
    <w:p w14:paraId="2A5D43CC" w14:textId="6A66A501" w:rsidR="007259F5" w:rsidRPr="007259F5" w:rsidRDefault="007259F5" w:rsidP="007259F5">
      <w:pPr>
        <w:ind w:left="567" w:firstLine="0"/>
      </w:pPr>
      <w:r w:rsidRPr="007259F5">
        <w:rPr>
          <w:rFonts w:hint="cs"/>
          <w:rtl/>
        </w:rPr>
        <w:lastRenderedPageBreak/>
        <w:t xml:space="preserve">کد </w:t>
      </w:r>
      <w:r w:rsidRPr="007259F5">
        <w:t xml:space="preserve">C </w:t>
      </w:r>
      <w:r w:rsidRPr="007259F5">
        <w:rPr>
          <w:rFonts w:hint="cs"/>
          <w:rtl/>
        </w:rPr>
        <w:t>‏</w:t>
      </w:r>
      <w:r w:rsidRPr="007259F5">
        <w:t xml:space="preserve"> </w:t>
      </w:r>
      <w:r w:rsidRPr="007259F5">
        <w:rPr>
          <w:rFonts w:hint="cs"/>
          <w:rtl/>
        </w:rPr>
        <w:t>‏‏‏‏‏</w:t>
      </w:r>
    </w:p>
    <w:p w14:paraId="56FEC45F" w14:textId="4FC1B8EA" w:rsidR="007259F5" w:rsidRPr="007259F5" w:rsidRDefault="007259F5" w:rsidP="007259F5">
      <w:pPr>
        <w:ind w:left="567" w:firstLine="0"/>
        <w:rPr>
          <w:rtl/>
        </w:rPr>
      </w:pPr>
      <w:r w:rsidRPr="007259F5">
        <w:t xml:space="preserve"> </w:t>
      </w:r>
    </w:p>
    <w:p w14:paraId="06C0537F" w14:textId="03379870" w:rsidR="007259F5" w:rsidRPr="007259F5" w:rsidRDefault="007259F5" w:rsidP="007259F5">
      <w:pPr>
        <w:ind w:left="567" w:firstLine="0"/>
        <w:rPr>
          <w:rtl/>
        </w:rPr>
      </w:pPr>
    </w:p>
    <w:p w14:paraId="1B4FE098" w14:textId="77777777" w:rsidR="007259F5" w:rsidRPr="007259F5" w:rsidRDefault="007259F5" w:rsidP="007259F5">
      <w:pPr>
        <w:ind w:left="567" w:firstLine="0"/>
      </w:pPr>
    </w:p>
    <w:p w14:paraId="31B1E12F" w14:textId="431D4163" w:rsidR="007259F5" w:rsidRDefault="00F379C4" w:rsidP="00C92FFC">
      <w:pPr>
        <w:pStyle w:val="Heading1"/>
        <w:rPr>
          <w:rtl/>
        </w:rPr>
      </w:pPr>
      <w:bookmarkStart w:id="17" w:name="_Toc131597548"/>
      <w:r>
        <w:rPr>
          <w:rFonts w:hint="cs"/>
          <w:rtl/>
        </w:rPr>
        <w:lastRenderedPageBreak/>
        <w:t>پیوست</w:t>
      </w:r>
      <w:bookmarkEnd w:id="17"/>
    </w:p>
    <w:p w14:paraId="4A263286" w14:textId="37178A43" w:rsidR="007C7F2D" w:rsidRDefault="007C7F2D" w:rsidP="00FF29ED">
      <w:pPr>
        <w:pStyle w:val="Heading2"/>
      </w:pPr>
      <w:r>
        <w:rPr>
          <w:rFonts w:hint="cs"/>
          <w:rtl/>
        </w:rPr>
        <w:t xml:space="preserve">روش پروگرام کردن </w:t>
      </w:r>
      <w:r>
        <w:t>ESP32</w:t>
      </w:r>
    </w:p>
    <w:p w14:paraId="70C22292" w14:textId="03495D2A" w:rsidR="007C7F2D" w:rsidRDefault="007C7F2D" w:rsidP="00C92FFC">
      <w:pPr>
        <w:pStyle w:val="Heading3"/>
        <w:rPr>
          <w:rtl/>
        </w:rPr>
      </w:pPr>
      <w:r>
        <w:rPr>
          <w:rFonts w:hint="cs"/>
          <w:rtl/>
        </w:rPr>
        <w:t>اتصال</w:t>
      </w:r>
    </w:p>
    <w:p w14:paraId="64F7D51A" w14:textId="545C06D1" w:rsidR="007C7F2D" w:rsidRDefault="007C7F2D" w:rsidP="00C92FFC">
      <w:pPr>
        <w:pStyle w:val="Heading3"/>
        <w:rPr>
          <w:rtl/>
        </w:rPr>
      </w:pPr>
      <w:r>
        <w:rPr>
          <w:rFonts w:hint="cs"/>
          <w:rtl/>
        </w:rPr>
        <w:t xml:space="preserve">درایور </w:t>
      </w:r>
      <w:r>
        <w:t>USB to Serial</w:t>
      </w:r>
    </w:p>
    <w:p w14:paraId="40888E35" w14:textId="03A91D32" w:rsidR="007C7F2D" w:rsidRDefault="007C7F2D" w:rsidP="00C92FFC">
      <w:pPr>
        <w:pStyle w:val="Heading3"/>
        <w:rPr>
          <w:rtl/>
        </w:rPr>
      </w:pPr>
      <w:r>
        <w:rPr>
          <w:rFonts w:hint="cs"/>
          <w:rtl/>
        </w:rPr>
        <w:t>ابزارهای نرم افزاری(</w:t>
      </w:r>
      <w:r>
        <w:t>Visual Studio Code Visual Studio C#</w:t>
      </w:r>
      <w:r>
        <w:rPr>
          <w:rFonts w:hint="cs"/>
          <w:rtl/>
        </w:rPr>
        <w:t>)</w:t>
      </w:r>
    </w:p>
    <w:p w14:paraId="19A59A53" w14:textId="4548AD39" w:rsidR="008E2BFB" w:rsidRDefault="008711A2" w:rsidP="00C92FFC">
      <w:pPr>
        <w:pStyle w:val="Heading3"/>
        <w:rPr>
          <w:noProof/>
          <w:rtl/>
        </w:rPr>
      </w:pPr>
      <w:r>
        <w:rPr>
          <w:rFonts w:hint="cs"/>
          <w:noProof/>
          <w:rtl/>
        </w:rPr>
        <w:t>مراحل تغییر کد</w:t>
      </w:r>
    </w:p>
    <w:p w14:paraId="3DD02952" w14:textId="75B6A2DF" w:rsidR="008711A2" w:rsidRDefault="008711A2" w:rsidP="00FF29ED">
      <w:pPr>
        <w:pStyle w:val="ListParagraph"/>
        <w:numPr>
          <w:ilvl w:val="0"/>
          <w:numId w:val="12"/>
        </w:numPr>
        <w:jc w:val="left"/>
        <w:rPr>
          <w:noProof/>
          <w:rtl/>
        </w:rPr>
      </w:pPr>
      <w:r>
        <w:rPr>
          <w:rFonts w:hint="cs"/>
          <w:noProof/>
          <w:rtl/>
        </w:rPr>
        <w:lastRenderedPageBreak/>
        <w:t>ادیت</w:t>
      </w:r>
    </w:p>
    <w:p w14:paraId="7D9CAEB1" w14:textId="1F185966" w:rsidR="008711A2" w:rsidRDefault="008711A2" w:rsidP="00FF29ED">
      <w:pPr>
        <w:pStyle w:val="ListParagraph"/>
        <w:numPr>
          <w:ilvl w:val="0"/>
          <w:numId w:val="12"/>
        </w:numPr>
        <w:jc w:val="left"/>
        <w:rPr>
          <w:noProof/>
          <w:rtl/>
        </w:rPr>
      </w:pPr>
      <w:r>
        <w:rPr>
          <w:rFonts w:hint="cs"/>
          <w:noProof/>
          <w:rtl/>
        </w:rPr>
        <w:t>کامپایل</w:t>
      </w:r>
    </w:p>
    <w:p w14:paraId="282D94E1" w14:textId="3D19CEC8" w:rsidR="008711A2" w:rsidRDefault="008711A2" w:rsidP="00FF29ED">
      <w:pPr>
        <w:pStyle w:val="ListParagraph"/>
        <w:numPr>
          <w:ilvl w:val="0"/>
          <w:numId w:val="12"/>
        </w:numPr>
        <w:jc w:val="left"/>
        <w:rPr>
          <w:noProof/>
          <w:rtl/>
        </w:rPr>
      </w:pPr>
      <w:r>
        <w:rPr>
          <w:rFonts w:hint="cs"/>
          <w:noProof/>
          <w:rtl/>
        </w:rPr>
        <w:t>آپلود ( فلش)</w:t>
      </w:r>
    </w:p>
    <w:p w14:paraId="669D9F0B" w14:textId="77777777" w:rsidR="008711A2" w:rsidRDefault="008711A2" w:rsidP="008E2BFB">
      <w:pPr>
        <w:jc w:val="right"/>
        <w:rPr>
          <w:noProof/>
        </w:rPr>
      </w:pPr>
    </w:p>
    <w:p w14:paraId="653938DE" w14:textId="6CC76E12" w:rsidR="00E00B62" w:rsidRDefault="00FF29ED" w:rsidP="00C92FFC">
      <w:pPr>
        <w:pStyle w:val="Heading1"/>
        <w:rPr>
          <w:rtl/>
        </w:rPr>
      </w:pPr>
      <w:r>
        <w:rPr>
          <w:rFonts w:hint="cs"/>
          <w:rtl/>
        </w:rPr>
        <w:t>عیب یابی</w:t>
      </w:r>
    </w:p>
    <w:p w14:paraId="77098153" w14:textId="74135EF4" w:rsidR="00FF29ED" w:rsidRDefault="00FF29ED" w:rsidP="00FF29ED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rFonts w:hint="cs"/>
          <w:rtl/>
          <w:lang w:bidi="fa-IR"/>
        </w:rPr>
        <w:t xml:space="preserve">(اگر </w:t>
      </w:r>
      <w:r>
        <w:rPr>
          <w:lang w:bidi="fa-IR"/>
        </w:rPr>
        <w:t>LED</w:t>
      </w:r>
      <w:r>
        <w:rPr>
          <w:rFonts w:hint="cs"/>
          <w:rtl/>
          <w:lang w:bidi="fa-IR"/>
        </w:rPr>
        <w:t xml:space="preserve"> اصلی چشمک نزند)</w:t>
      </w:r>
    </w:p>
    <w:p w14:paraId="663DEFD7" w14:textId="09480499" w:rsidR="00FF29ED" w:rsidRPr="00FE53C2" w:rsidRDefault="00FF29ED" w:rsidP="00FF29ED">
      <w:pPr>
        <w:pStyle w:val="ListParagraph"/>
        <w:numPr>
          <w:ilvl w:val="0"/>
          <w:numId w:val="13"/>
        </w:numPr>
        <w:rPr>
          <w:rtl/>
          <w:lang w:bidi="fa-IR"/>
        </w:rPr>
      </w:pPr>
      <w:r>
        <w:rPr>
          <w:rFonts w:hint="cs"/>
          <w:rtl/>
          <w:lang w:bidi="fa-IR"/>
        </w:rPr>
        <w:t xml:space="preserve">(اگر </w:t>
      </w:r>
      <w:r>
        <w:rPr>
          <w:lang w:bidi="fa-IR"/>
        </w:rPr>
        <w:t>LED</w:t>
      </w:r>
      <w:r>
        <w:rPr>
          <w:rFonts w:hint="cs"/>
          <w:rtl/>
          <w:lang w:bidi="fa-IR"/>
        </w:rPr>
        <w:t xml:space="preserve"> شارژ به رنگ قرمز د بیاید)</w:t>
      </w:r>
    </w:p>
    <w:sectPr w:rsidR="00FF29ED" w:rsidRPr="00FE53C2" w:rsidSect="00B143C9">
      <w:headerReference w:type="default" r:id="rId18"/>
      <w:footerReference w:type="default" r:id="rId19"/>
      <w:footnotePr>
        <w:numRestart w:val="eachPage"/>
      </w:footnotePr>
      <w:pgSz w:w="11907" w:h="16839" w:code="9"/>
      <w:pgMar w:top="432" w:right="1701" w:bottom="1440" w:left="1276" w:header="720" w:footer="57" w:gutter="0"/>
      <w:paperSrc w:first="7"/>
      <w:cols w:space="720"/>
      <w:noEndnote/>
      <w:bidi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fshin Navabi" w:date="2023-04-05T10:42:00Z" w:initials="AN">
    <w:p w14:paraId="5C344BDA" w14:textId="77777777" w:rsidR="007E4186" w:rsidRDefault="007E4186" w:rsidP="007259F5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به نظر من نام گروه باید کلی تر باشد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C344BD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C344BDA" w16cid:durableId="27D7EC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4889C0" w14:textId="77777777" w:rsidR="007E4186" w:rsidRDefault="007E4186" w:rsidP="00124181">
      <w:r>
        <w:separator/>
      </w:r>
    </w:p>
  </w:endnote>
  <w:endnote w:type="continuationSeparator" w:id="0">
    <w:p w14:paraId="74839200" w14:textId="77777777" w:rsidR="007E4186" w:rsidRDefault="007E4186" w:rsidP="00124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Koodak">
    <w:charset w:val="B2"/>
    <w:family w:val="auto"/>
    <w:pitch w:val="variable"/>
    <w:sig w:usb0="00002001" w:usb1="80000000" w:usb2="00000008" w:usb3="00000000" w:csb0="00000040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azanin">
    <w:altName w:val="Courier New"/>
    <w:charset w:val="B2"/>
    <w:family w:val="auto"/>
    <w:pitch w:val="variable"/>
    <w:sig w:usb0="00002007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642957" w14:textId="77777777" w:rsidR="007E4186" w:rsidRDefault="007E4186" w:rsidP="00E52F14">
    <w:pPr>
      <w:pStyle w:val="Footer"/>
      <w:jc w:val="center"/>
    </w:pPr>
  </w:p>
  <w:p w14:paraId="3A92D2A3" w14:textId="77777777" w:rsidR="007E4186" w:rsidRDefault="007E41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483056" w14:textId="77777777" w:rsidR="007E4186" w:rsidRDefault="007E4186" w:rsidP="00DB0548">
    <w:pPr>
      <w:pStyle w:val="Footer"/>
      <w:spacing w:before="0" w:after="0"/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76139A6" wp14:editId="07ED49C2">
              <wp:simplePos x="0" y="0"/>
              <wp:positionH relativeFrom="column">
                <wp:posOffset>-1472565</wp:posOffset>
              </wp:positionH>
              <wp:positionV relativeFrom="paragraph">
                <wp:posOffset>-464820</wp:posOffset>
              </wp:positionV>
              <wp:extent cx="4752975" cy="695325"/>
              <wp:effectExtent l="0" t="0" r="0" b="1905"/>
              <wp:wrapNone/>
              <wp:docPr id="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52975" cy="6953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4ECB73" w14:textId="77777777" w:rsidR="007E4186" w:rsidRDefault="007E4186">
                          <w:r w:rsidRPr="00DA6FBE">
                            <w:rPr>
                              <w:noProof/>
                              <w:szCs w:val="24"/>
                              <w:rtl/>
                            </w:rPr>
                            <w:drawing>
                              <wp:inline distT="0" distB="0" distL="0" distR="0" wp14:anchorId="32DFF224" wp14:editId="5459101D">
                                <wp:extent cx="3600450" cy="393799"/>
                                <wp:effectExtent l="0" t="0" r="0" b="0"/>
                                <wp:docPr id="13" name="Picture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14460" cy="39533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DB64FF">
                            <w:rPr>
                              <w:noProof/>
                              <w:szCs w:val="24"/>
                              <w:rtl/>
                            </w:rPr>
                            <w:drawing>
                              <wp:inline distT="0" distB="0" distL="0" distR="0" wp14:anchorId="77CC1BD9" wp14:editId="6C554293">
                                <wp:extent cx="0" cy="0"/>
                                <wp:effectExtent l="0" t="0" r="0" b="0"/>
                                <wp:docPr id="14" name="Picture 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0" cy="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139A6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8" type="#_x0000_t202" style="position:absolute;left:0;text-align:left;margin-left:-115.95pt;margin-top:-36.6pt;width:374.25pt;height:54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" stroked="f">
              <v:textbox>
                <w:txbxContent>
                  <w:p w14:paraId="5D4ECB73" w14:textId="77777777" w:rsidR="007E4186" w:rsidRDefault="007E4186">
                    <w:r w:rsidRPr="00DA6FBE">
                      <w:rPr>
                        <w:noProof/>
                        <w:szCs w:val="24"/>
                        <w:rtl/>
                      </w:rPr>
                      <w:drawing>
                        <wp:inline distT="0" distB="0" distL="0" distR="0" wp14:anchorId="32DFF224" wp14:editId="5459101D">
                          <wp:extent cx="3600450" cy="393799"/>
                          <wp:effectExtent l="0" t="0" r="0" b="0"/>
                          <wp:docPr id="13" name="Picture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614460" cy="3953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DB64FF">
                      <w:rPr>
                        <w:noProof/>
                        <w:szCs w:val="24"/>
                        <w:rtl/>
                      </w:rPr>
                      <w:drawing>
                        <wp:inline distT="0" distB="0" distL="0" distR="0" wp14:anchorId="77CC1BD9" wp14:editId="6C554293">
                          <wp:extent cx="0" cy="0"/>
                          <wp:effectExtent l="0" t="0" r="0" b="0"/>
                          <wp:docPr id="14" name="Picture 1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0" cy="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53350A6" wp14:editId="0CA9BA7D">
              <wp:simplePos x="0" y="0"/>
              <wp:positionH relativeFrom="column">
                <wp:posOffset>3918585</wp:posOffset>
              </wp:positionH>
              <wp:positionV relativeFrom="paragraph">
                <wp:posOffset>-453390</wp:posOffset>
              </wp:positionV>
              <wp:extent cx="2714625" cy="542925"/>
              <wp:effectExtent l="0" t="0" r="0" b="0"/>
              <wp:wrapNone/>
              <wp:docPr id="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4625" cy="542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E7ED3A" w14:textId="77777777" w:rsidR="007E4186" w:rsidRDefault="007E4186">
                          <w:r w:rsidRPr="00B016DE">
                            <w:rPr>
                              <w:rFonts w:hint="cs"/>
                              <w:b/>
                              <w:bCs/>
                              <w:color w:val="C00000"/>
                              <w:rtl/>
                            </w:rPr>
                            <w:t>شرکت فرند پیمایش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color w:val="595959"/>
                              <w:rtl/>
                            </w:rPr>
                            <w:t>(دانش بنیان)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3350A6" id="Text Box 15" o:spid="_x0000_s1029" type="#_x0000_t202" style="position:absolute;left:0;text-align:left;margin-left:308.55pt;margin-top:-35.7pt;width:213.75pt;height:42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" stroked="f">
              <v:textbox>
                <w:txbxContent>
                  <w:p w14:paraId="1DE7ED3A" w14:textId="77777777" w:rsidR="007E4186" w:rsidRDefault="007E4186">
                    <w:r w:rsidRPr="00B016DE">
                      <w:rPr>
                        <w:rFonts w:hint="cs"/>
                        <w:b/>
                        <w:bCs/>
                        <w:color w:val="C00000"/>
                        <w:rtl/>
                      </w:rPr>
                      <w:t>شرکت فرند پیمایش</w:t>
                    </w:r>
                    <w:r w:rsidRPr="00B016DE">
                      <w:rPr>
                        <w:rFonts w:hint="cs"/>
                        <w:b/>
                        <w:bCs/>
                        <w:rtl/>
                      </w:rPr>
                      <w:t xml:space="preserve"> </w:t>
                    </w:r>
                    <w:r w:rsidRPr="00B016DE">
                      <w:rPr>
                        <w:rFonts w:hint="cs"/>
                        <w:b/>
                        <w:bCs/>
                        <w:color w:val="595959"/>
                        <w:rtl/>
                      </w:rPr>
                      <w:t>(دانش بنیان)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2816" behindDoc="0" locked="0" layoutInCell="1" allowOverlap="1" wp14:anchorId="6663FA24" wp14:editId="248021C7">
              <wp:simplePos x="0" y="0"/>
              <wp:positionH relativeFrom="margin">
                <wp:posOffset>4904740</wp:posOffset>
              </wp:positionH>
              <wp:positionV relativeFrom="margin">
                <wp:posOffset>9886950</wp:posOffset>
              </wp:positionV>
              <wp:extent cx="2304415" cy="421640"/>
              <wp:effectExtent l="0" t="0" r="0" b="0"/>
              <wp:wrapSquare wrapText="bothSides"/>
              <wp:docPr id="3" name="Text Box 6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4415" cy="4216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48C3B" w14:textId="77777777" w:rsidR="007E4186" w:rsidRPr="00B016DE" w:rsidRDefault="007E4186" w:rsidP="007030EE">
                          <w:pPr>
                            <w:jc w:val="left"/>
                            <w:rPr>
                              <w:b/>
                              <w:bCs/>
                            </w:rPr>
                          </w:pPr>
                          <w:r w:rsidRPr="00B016DE">
                            <w:rPr>
                              <w:rFonts w:hint="cs"/>
                              <w:b/>
                              <w:bCs/>
                              <w:color w:val="C00000"/>
                              <w:rtl/>
                            </w:rPr>
                            <w:t>شرکت فرند پیمایش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color w:val="595959"/>
                              <w:rtl/>
                            </w:rPr>
                            <w:t>(دانش بنیان)</w:t>
                          </w:r>
                          <w:r w:rsidRPr="00B016DE">
                            <w:rPr>
                              <w:b/>
                              <w:bCs/>
                              <w:rtl/>
                            </w:rPr>
                            <w:br/>
                          </w:r>
                        </w:p>
                        <w:p w14:paraId="29049C2F" w14:textId="77777777" w:rsidR="007E4186" w:rsidRDefault="007E4186" w:rsidP="007030EE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663FA24" id="_x0000_s1030" type="#_x0000_t202" style="position:absolute;left:0;text-align:left;margin-left:386.2pt;margin-top:778.5pt;width:181.45pt;height:33.2pt;z-index:25168281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" stroked="f">
              <v:textbox>
                <w:txbxContent>
                  <w:p w14:paraId="65848C3B" w14:textId="77777777" w:rsidR="007E4186" w:rsidRPr="00B016DE" w:rsidRDefault="007E4186" w:rsidP="007030EE">
                    <w:pPr>
                      <w:jc w:val="left"/>
                      <w:rPr>
                        <w:b/>
                        <w:bCs/>
                      </w:rPr>
                    </w:pPr>
                    <w:r w:rsidRPr="00B016DE">
                      <w:rPr>
                        <w:rFonts w:hint="cs"/>
                        <w:b/>
                        <w:bCs/>
                        <w:color w:val="C00000"/>
                        <w:rtl/>
                      </w:rPr>
                      <w:t>شرکت فرند پیمایش</w:t>
                    </w:r>
                    <w:r w:rsidRPr="00B016DE">
                      <w:rPr>
                        <w:rFonts w:hint="cs"/>
                        <w:b/>
                        <w:bCs/>
                        <w:rtl/>
                      </w:rPr>
                      <w:t xml:space="preserve"> </w:t>
                    </w:r>
                    <w:r w:rsidRPr="00B016DE">
                      <w:rPr>
                        <w:rFonts w:hint="cs"/>
                        <w:b/>
                        <w:bCs/>
                        <w:color w:val="595959"/>
                        <w:rtl/>
                      </w:rPr>
                      <w:t>(دانش بنیان)</w:t>
                    </w:r>
                    <w:r w:rsidRPr="00B016DE">
                      <w:rPr>
                        <w:b/>
                        <w:bCs/>
                        <w:rtl/>
                      </w:rPr>
                      <w:br/>
                    </w:r>
                  </w:p>
                  <w:p w14:paraId="29049C2F" w14:textId="77777777" w:rsidR="007E4186" w:rsidRDefault="007E4186" w:rsidP="007030EE"/>
                </w:txbxContent>
              </v:textbox>
              <w10:wrap type="square"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1792" behindDoc="0" locked="0" layoutInCell="1" allowOverlap="1" wp14:anchorId="629C9BF1" wp14:editId="2D1765C9">
              <wp:simplePos x="0" y="0"/>
              <wp:positionH relativeFrom="margin">
                <wp:posOffset>4904740</wp:posOffset>
              </wp:positionH>
              <wp:positionV relativeFrom="margin">
                <wp:posOffset>9886950</wp:posOffset>
              </wp:positionV>
              <wp:extent cx="2304415" cy="421640"/>
              <wp:effectExtent l="0" t="0" r="0" b="0"/>
              <wp:wrapSquare wrapText="bothSides"/>
              <wp:docPr id="2" name="Text Box 6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4415" cy="4216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E88E5E" w14:textId="77777777" w:rsidR="007E4186" w:rsidRPr="00B016DE" w:rsidRDefault="007E4186" w:rsidP="007030EE">
                          <w:pPr>
                            <w:jc w:val="left"/>
                            <w:rPr>
                              <w:b/>
                              <w:bCs/>
                            </w:rPr>
                          </w:pPr>
                          <w:r w:rsidRPr="00B016DE">
                            <w:rPr>
                              <w:rFonts w:hint="cs"/>
                              <w:b/>
                              <w:bCs/>
                              <w:color w:val="C00000"/>
                              <w:rtl/>
                            </w:rPr>
                            <w:t>شرکت فرند پیمایش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color w:val="595959"/>
                              <w:rtl/>
                            </w:rPr>
                            <w:t>(دانش بنیان)</w:t>
                          </w:r>
                          <w:r w:rsidRPr="00B016DE">
                            <w:rPr>
                              <w:b/>
                              <w:bCs/>
                              <w:rtl/>
                            </w:rPr>
                            <w:br/>
                          </w:r>
                        </w:p>
                        <w:p w14:paraId="64AA7713" w14:textId="77777777" w:rsidR="007E4186" w:rsidRDefault="007E4186" w:rsidP="007030EE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29C9BF1" id="_x0000_s1031" type="#_x0000_t202" style="position:absolute;left:0;text-align:left;margin-left:386.2pt;margin-top:778.5pt;width:181.45pt;height:33.2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" stroked="f">
              <v:textbox>
                <w:txbxContent>
                  <w:p w14:paraId="30E88E5E" w14:textId="77777777" w:rsidR="007E4186" w:rsidRPr="00B016DE" w:rsidRDefault="007E4186" w:rsidP="007030EE">
                    <w:pPr>
                      <w:jc w:val="left"/>
                      <w:rPr>
                        <w:b/>
                        <w:bCs/>
                      </w:rPr>
                    </w:pPr>
                    <w:r w:rsidRPr="00B016DE">
                      <w:rPr>
                        <w:rFonts w:hint="cs"/>
                        <w:b/>
                        <w:bCs/>
                        <w:color w:val="C00000"/>
                        <w:rtl/>
                      </w:rPr>
                      <w:t>شرکت فرند پیمایش</w:t>
                    </w:r>
                    <w:r w:rsidRPr="00B016DE">
                      <w:rPr>
                        <w:rFonts w:hint="cs"/>
                        <w:b/>
                        <w:bCs/>
                        <w:rtl/>
                      </w:rPr>
                      <w:t xml:space="preserve"> </w:t>
                    </w:r>
                    <w:r w:rsidRPr="00B016DE">
                      <w:rPr>
                        <w:rFonts w:hint="cs"/>
                        <w:b/>
                        <w:bCs/>
                        <w:color w:val="595959"/>
                        <w:rtl/>
                      </w:rPr>
                      <w:t>(دانش بنیان)</w:t>
                    </w:r>
                    <w:r w:rsidRPr="00B016DE">
                      <w:rPr>
                        <w:b/>
                        <w:bCs/>
                        <w:rtl/>
                      </w:rPr>
                      <w:br/>
                    </w:r>
                  </w:p>
                  <w:p w14:paraId="64AA7713" w14:textId="77777777" w:rsidR="007E4186" w:rsidRDefault="007E4186" w:rsidP="007030EE"/>
                </w:txbxContent>
              </v:textbox>
              <w10:wrap type="square"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0768" behindDoc="0" locked="0" layoutInCell="1" allowOverlap="1" wp14:anchorId="75A8A5CF" wp14:editId="61EDF593">
              <wp:simplePos x="0" y="0"/>
              <wp:positionH relativeFrom="margin">
                <wp:posOffset>4904740</wp:posOffset>
              </wp:positionH>
              <wp:positionV relativeFrom="margin">
                <wp:posOffset>9886950</wp:posOffset>
              </wp:positionV>
              <wp:extent cx="2304415" cy="421640"/>
              <wp:effectExtent l="0" t="0" r="0" b="0"/>
              <wp:wrapSquare wrapText="bothSides"/>
              <wp:docPr id="612" name="Text Box 6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4415" cy="4216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A70651" w14:textId="77777777" w:rsidR="007E4186" w:rsidRPr="00B016DE" w:rsidRDefault="007E4186" w:rsidP="007030EE">
                          <w:pPr>
                            <w:jc w:val="left"/>
                            <w:rPr>
                              <w:b/>
                              <w:bCs/>
                            </w:rPr>
                          </w:pPr>
                          <w:r w:rsidRPr="00B016DE">
                            <w:rPr>
                              <w:rFonts w:hint="cs"/>
                              <w:b/>
                              <w:bCs/>
                              <w:color w:val="C00000"/>
                              <w:rtl/>
                            </w:rPr>
                            <w:t>شرکت فرند پیمایش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color w:val="595959"/>
                              <w:rtl/>
                            </w:rPr>
                            <w:t>(دانش بنیان)</w:t>
                          </w:r>
                          <w:r w:rsidRPr="00B016DE">
                            <w:rPr>
                              <w:b/>
                              <w:bCs/>
                              <w:rtl/>
                            </w:rPr>
                            <w:br/>
                          </w:r>
                        </w:p>
                        <w:p w14:paraId="74AA3946" w14:textId="77777777" w:rsidR="007E4186" w:rsidRDefault="007E4186" w:rsidP="007030EE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5A8A5CF" id="_x0000_s1032" type="#_x0000_t202" style="position:absolute;left:0;text-align:left;margin-left:386.2pt;margin-top:778.5pt;width:181.45pt;height:33.2pt;z-index:25168076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" stroked="f">
              <v:textbox>
                <w:txbxContent>
                  <w:p w14:paraId="7AA70651" w14:textId="77777777" w:rsidR="007E4186" w:rsidRPr="00B016DE" w:rsidRDefault="007E4186" w:rsidP="007030EE">
                    <w:pPr>
                      <w:jc w:val="left"/>
                      <w:rPr>
                        <w:b/>
                        <w:bCs/>
                      </w:rPr>
                    </w:pPr>
                    <w:r w:rsidRPr="00B016DE">
                      <w:rPr>
                        <w:rFonts w:hint="cs"/>
                        <w:b/>
                        <w:bCs/>
                        <w:color w:val="C00000"/>
                        <w:rtl/>
                      </w:rPr>
                      <w:t>شرکت فرند پیمایش</w:t>
                    </w:r>
                    <w:r w:rsidRPr="00B016DE">
                      <w:rPr>
                        <w:rFonts w:hint="cs"/>
                        <w:b/>
                        <w:bCs/>
                        <w:rtl/>
                      </w:rPr>
                      <w:t xml:space="preserve"> </w:t>
                    </w:r>
                    <w:r w:rsidRPr="00B016DE">
                      <w:rPr>
                        <w:rFonts w:hint="cs"/>
                        <w:b/>
                        <w:bCs/>
                        <w:color w:val="595959"/>
                        <w:rtl/>
                      </w:rPr>
                      <w:t>(دانش بنیان)</w:t>
                    </w:r>
                    <w:r w:rsidRPr="00B016DE">
                      <w:rPr>
                        <w:b/>
                        <w:bCs/>
                        <w:rtl/>
                      </w:rPr>
                      <w:br/>
                    </w:r>
                  </w:p>
                  <w:p w14:paraId="74AA3946" w14:textId="77777777" w:rsidR="007E4186" w:rsidRDefault="007E4186" w:rsidP="007030EE"/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C7D42" w14:textId="77777777" w:rsidR="007E4186" w:rsidRDefault="007E4186" w:rsidP="00E52F14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00980B9" wp14:editId="779C0422">
              <wp:simplePos x="0" y="0"/>
              <wp:positionH relativeFrom="column">
                <wp:posOffset>3609621</wp:posOffset>
              </wp:positionH>
              <wp:positionV relativeFrom="paragraph">
                <wp:posOffset>70618</wp:posOffset>
              </wp:positionV>
              <wp:extent cx="2714625" cy="542925"/>
              <wp:effectExtent l="0" t="0" r="0" b="0"/>
              <wp:wrapNone/>
              <wp:docPr id="19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4625" cy="542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AC61A" w14:textId="77777777" w:rsidR="007E4186" w:rsidRDefault="007E4186" w:rsidP="006B1880">
                          <w:r w:rsidRPr="00B016DE">
                            <w:rPr>
                              <w:rFonts w:hint="cs"/>
                              <w:b/>
                              <w:bCs/>
                              <w:color w:val="C00000"/>
                              <w:rtl/>
                            </w:rPr>
                            <w:t>شرکت فرند پیمایش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r w:rsidRPr="00B016DE">
                            <w:rPr>
                              <w:rFonts w:hint="cs"/>
                              <w:b/>
                              <w:bCs/>
                              <w:color w:val="595959"/>
                              <w:rtl/>
                            </w:rPr>
                            <w:t>(دانش بنیان)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0980B9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0;text-align:left;margin-left:284.2pt;margin-top:5.55pt;width:213.75pt;height:42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" stroked="f">
              <v:textbox>
                <w:txbxContent>
                  <w:p w14:paraId="5CCAC61A" w14:textId="77777777" w:rsidR="007E4186" w:rsidRDefault="007E4186" w:rsidP="006B1880">
                    <w:r w:rsidRPr="00B016DE">
                      <w:rPr>
                        <w:rFonts w:hint="cs"/>
                        <w:b/>
                        <w:bCs/>
                        <w:color w:val="C00000"/>
                        <w:rtl/>
                      </w:rPr>
                      <w:t>شرکت فرند پیمایش</w:t>
                    </w:r>
                    <w:r w:rsidRPr="00B016DE">
                      <w:rPr>
                        <w:rFonts w:hint="cs"/>
                        <w:b/>
                        <w:bCs/>
                        <w:rtl/>
                      </w:rPr>
                      <w:t xml:space="preserve"> </w:t>
                    </w:r>
                    <w:r w:rsidRPr="00B016DE">
                      <w:rPr>
                        <w:rFonts w:hint="cs"/>
                        <w:b/>
                        <w:bCs/>
                        <w:color w:val="595959"/>
                        <w:rtl/>
                      </w:rPr>
                      <w:t>(دانش بنیان)</w:t>
                    </w:r>
                  </w:p>
                </w:txbxContent>
              </v:textbox>
            </v:shape>
          </w:pict>
        </mc:Fallback>
      </mc:AlternateContent>
    </w:r>
    <w:r w:rsidRPr="00DA6FBE">
      <w:rPr>
        <w:noProof/>
        <w:szCs w:val="24"/>
        <w:rtl/>
      </w:rPr>
      <w:drawing>
        <wp:anchor distT="0" distB="0" distL="114300" distR="114300" simplePos="0" relativeHeight="251676672" behindDoc="0" locked="0" layoutInCell="1" allowOverlap="1" wp14:anchorId="37577EC5" wp14:editId="32A70D21">
          <wp:simplePos x="0" y="0"/>
          <wp:positionH relativeFrom="column">
            <wp:posOffset>-465336</wp:posOffset>
          </wp:positionH>
          <wp:positionV relativeFrom="paragraph">
            <wp:posOffset>144868</wp:posOffset>
          </wp:positionV>
          <wp:extent cx="3600450" cy="393799"/>
          <wp:effectExtent l="0" t="0" r="0" b="6350"/>
          <wp:wrapSquare wrapText="bothSides"/>
          <wp:docPr id="650" name="Picture 6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3937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C2E4384" w14:textId="77777777" w:rsidR="007E4186" w:rsidRDefault="007E41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375879" w14:textId="77777777" w:rsidR="007E4186" w:rsidRDefault="007E4186" w:rsidP="0087751C">
      <w:pPr>
        <w:bidi w:val="0"/>
      </w:pPr>
      <w:r>
        <w:separator/>
      </w:r>
    </w:p>
  </w:footnote>
  <w:footnote w:type="continuationSeparator" w:id="0">
    <w:p w14:paraId="5E126230" w14:textId="77777777" w:rsidR="007E4186" w:rsidRDefault="007E4186" w:rsidP="001241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865984" w14:textId="77777777" w:rsidR="007E4186" w:rsidRDefault="007E4186">
    <w:pPr>
      <w:pStyle w:val="Header"/>
    </w:pPr>
    <w:r>
      <w:rPr>
        <w:noProof/>
      </w:rPr>
      <w:drawing>
        <wp:anchor distT="0" distB="0" distL="114300" distR="114300" simplePos="0" relativeHeight="251679744" behindDoc="0" locked="0" layoutInCell="1" allowOverlap="1" wp14:anchorId="5B1A1AB4" wp14:editId="137F580A">
          <wp:simplePos x="0" y="0"/>
          <wp:positionH relativeFrom="column">
            <wp:posOffset>-108585</wp:posOffset>
          </wp:positionH>
          <wp:positionV relativeFrom="paragraph">
            <wp:posOffset>0</wp:posOffset>
          </wp:positionV>
          <wp:extent cx="12092940" cy="10469245"/>
          <wp:effectExtent l="0" t="0" r="0" b="0"/>
          <wp:wrapNone/>
          <wp:docPr id="11" name="Picture 11" descr="sinus 7 electron accelerat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sinus 7 electron accelerat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92940" cy="10469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823BF3" w14:textId="77777777" w:rsidR="007E4186" w:rsidRPr="001F5391" w:rsidRDefault="007E4186" w:rsidP="006A711F">
    <w:pPr>
      <w:pStyle w:val="Header"/>
      <w:pBdr>
        <w:bottom w:val="single" w:sz="4" w:space="1" w:color="auto"/>
      </w:pBdr>
      <w:spacing w:line="240" w:lineRule="auto"/>
      <w:rPr>
        <w:b/>
        <w:bCs/>
        <w:sz w:val="22"/>
        <w:szCs w:val="24"/>
        <w:lang w:bidi="fa-IR"/>
      </w:rPr>
    </w:pPr>
    <w:r w:rsidRPr="001F5391">
      <w:rPr>
        <w:rFonts w:hint="cs"/>
        <w:b/>
        <w:bCs/>
        <w:sz w:val="22"/>
        <w:szCs w:val="24"/>
        <w:rtl/>
        <w:lang w:bidi="fa-IR"/>
      </w:rPr>
      <w:t xml:space="preserve">گزارش فنی </w:t>
    </w:r>
    <w:r>
      <w:rPr>
        <w:rFonts w:hint="cs"/>
        <w:b/>
        <w:bCs/>
        <w:sz w:val="22"/>
        <w:szCs w:val="24"/>
        <w:rtl/>
        <w:lang w:bidi="fa-IR"/>
      </w:rPr>
      <w:t xml:space="preserve">توابع </w:t>
    </w:r>
    <w:r>
      <w:rPr>
        <w:b/>
        <w:bCs/>
        <w:sz w:val="22"/>
        <w:szCs w:val="24"/>
        <w:lang w:bidi="fa-IR"/>
      </w:rPr>
      <w:t>Alarm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09D2B7" w14:textId="77777777" w:rsidR="007E4186" w:rsidRDefault="007E4186">
    <w:pPr>
      <w:pStyle w:val="Header"/>
    </w:pPr>
    <w:r>
      <w:rPr>
        <w:noProof/>
      </w:rPr>
      <w:drawing>
        <wp:anchor distT="0" distB="0" distL="114300" distR="114300" simplePos="0" relativeHeight="251678720" behindDoc="0" locked="0" layoutInCell="1" allowOverlap="1" wp14:anchorId="00F30084" wp14:editId="056781F4">
          <wp:simplePos x="0" y="0"/>
          <wp:positionH relativeFrom="column">
            <wp:posOffset>-108585</wp:posOffset>
          </wp:positionH>
          <wp:positionV relativeFrom="paragraph">
            <wp:posOffset>0</wp:posOffset>
          </wp:positionV>
          <wp:extent cx="12092940" cy="10469245"/>
          <wp:effectExtent l="0" t="0" r="0" b="0"/>
          <wp:wrapNone/>
          <wp:docPr id="12" name="Picture 12" descr="sinus 7 electron accelerat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sinus 7 electron accelerat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92940" cy="10469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bidiVisual/>
      <w:tblW w:w="8818" w:type="dxa"/>
      <w:jc w:val="center"/>
      <w:tblBorders>
        <w:bottom w:val="thickThinSmallGap" w:sz="24" w:space="0" w:color="0070C0"/>
      </w:tblBorders>
      <w:tblLayout w:type="fixed"/>
      <w:tblLook w:val="00A0" w:firstRow="1" w:lastRow="0" w:firstColumn="1" w:lastColumn="0" w:noHBand="0" w:noVBand="0"/>
    </w:tblPr>
    <w:tblGrid>
      <w:gridCol w:w="8818"/>
    </w:tblGrid>
    <w:tr w:rsidR="007E4186" w:rsidRPr="00287AAB" w14:paraId="2B0F9CA0" w14:textId="77777777" w:rsidTr="008018DF">
      <w:trPr>
        <w:trHeight w:val="8"/>
        <w:jc w:val="center"/>
      </w:trPr>
      <w:tc>
        <w:tcPr>
          <w:tcW w:w="8818" w:type="dxa"/>
          <w:tcBorders>
            <w:bottom w:val="thickThinSmallGap" w:sz="24" w:space="0" w:color="auto"/>
          </w:tcBorders>
          <w:shd w:val="clear" w:color="auto" w:fill="auto"/>
          <w:tcMar>
            <w:left w:w="43" w:type="dxa"/>
            <w:right w:w="43" w:type="dxa"/>
          </w:tcMar>
          <w:vAlign w:val="bottom"/>
        </w:tcPr>
        <w:p w14:paraId="3B2239C9" w14:textId="23FB8BED" w:rsidR="007E4186" w:rsidRPr="00E80D03" w:rsidRDefault="007E4186" w:rsidP="008018DF">
          <w:pPr>
            <w:pStyle w:val="Header"/>
            <w:tabs>
              <w:tab w:val="clear" w:pos="4680"/>
            </w:tabs>
            <w:spacing w:before="0" w:after="0" w:line="240" w:lineRule="auto"/>
            <w:jc w:val="left"/>
            <w:rPr>
              <w:b/>
              <w:bCs/>
              <w:sz w:val="20"/>
              <w:szCs w:val="20"/>
            </w:rPr>
          </w:pPr>
          <w:r>
            <w:rPr>
              <w:rFonts w:hint="cs"/>
              <w:b/>
              <w:bCs/>
              <w:sz w:val="20"/>
              <w:szCs w:val="20"/>
              <w:rtl/>
            </w:rPr>
            <w:t>گزارش فنی توابع</w:t>
          </w:r>
          <w:r>
            <w:rPr>
              <w:b/>
              <w:bCs/>
              <w:sz w:val="20"/>
              <w:szCs w:val="20"/>
            </w:rPr>
            <w:t xml:space="preserve"> Alarm </w:t>
          </w:r>
          <w:r>
            <w:rPr>
              <w:rFonts w:hint="cs"/>
              <w:b/>
              <w:bCs/>
              <w:sz w:val="20"/>
              <w:szCs w:val="20"/>
              <w:rtl/>
            </w:rPr>
            <w:t xml:space="preserve"> </w:t>
          </w:r>
        </w:p>
      </w:tc>
    </w:tr>
  </w:tbl>
  <w:p w14:paraId="10F88058" w14:textId="77777777" w:rsidR="007E4186" w:rsidRPr="009C50C4" w:rsidRDefault="007E4186" w:rsidP="007259F5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771F3"/>
    <w:multiLevelType w:val="hybridMultilevel"/>
    <w:tmpl w:val="206E9A8E"/>
    <w:lvl w:ilvl="0" w:tplc="75140040">
      <w:start w:val="1"/>
      <w:numFmt w:val="decimal"/>
      <w:pStyle w:val="a"/>
      <w:lvlText w:val="شکل%1-"/>
      <w:lvlJc w:val="left"/>
      <w:pPr>
        <w:tabs>
          <w:tab w:val="num" w:pos="1926"/>
        </w:tabs>
        <w:ind w:left="1926" w:hanging="792"/>
      </w:pPr>
      <w:rPr>
        <w:rFonts w:ascii="Cambria" w:hAnsi="Cambria" w:cs="B Koodak" w:hint="default"/>
        <w:b/>
        <w:bCs/>
        <w:i w:val="0"/>
        <w:iCs w:val="0"/>
        <w:sz w:val="22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BEC1E53"/>
    <w:multiLevelType w:val="multilevel"/>
    <w:tmpl w:val="AAD899EC"/>
    <w:lvl w:ilvl="0">
      <w:start w:val="1"/>
      <w:numFmt w:val="decimal"/>
      <w:pStyle w:val="a0"/>
      <w:suff w:val="nothing"/>
      <w:lvlText w:val="بخش %1: "/>
      <w:lvlJc w:val="left"/>
      <w:pPr>
        <w:ind w:left="992" w:firstLine="0"/>
      </w:pPr>
      <w:rPr>
        <w:rFonts w:ascii="B Nazanin" w:hAnsi="B Nazanin" w:cs="B Nazanin" w:hint="cs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6"/>
        <w:szCs w:val="36"/>
        <w:u w:val="none"/>
        <w:vertAlign w:val="baseline"/>
        <w:em w:val="none"/>
      </w:rPr>
    </w:lvl>
    <w:lvl w:ilvl="1">
      <w:start w:val="1"/>
      <w:numFmt w:val="decimal"/>
      <w:pStyle w:val="a1"/>
      <w:suff w:val="space"/>
      <w:lvlText w:val="%2-"/>
      <w:lvlJc w:val="left"/>
      <w:pPr>
        <w:ind w:left="0" w:firstLine="0"/>
      </w:pPr>
      <w:rPr>
        <w:rFonts w:ascii="B Nazanin" w:hAnsi="B Nazanin" w:cs="B Nazanin" w:hint="cs"/>
        <w:b w:val="0"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Cs w:val="36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2"/>
      <w:suff w:val="space"/>
      <w:lvlText w:val="%2-%3"/>
      <w:lvlJc w:val="left"/>
      <w:pPr>
        <w:ind w:left="108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3"/>
      <w:suff w:val="space"/>
      <w:lvlText w:val="%1-%2-%3-%4"/>
      <w:lvlJc w:val="left"/>
      <w:pPr>
        <w:ind w:left="0" w:firstLine="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4"/>
      <w:suff w:val="space"/>
      <w:lvlText w:val=" شکل %6"/>
      <w:lvlJc w:val="left"/>
      <w:pPr>
        <w:ind w:left="3150" w:firstLine="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a5"/>
      <w:lvlText w:val="(4-%7)"/>
      <w:lvlJc w:val="left"/>
      <w:pPr>
        <w:ind w:left="0" w:firstLine="0"/>
      </w:pPr>
      <w:rPr>
        <w:rFonts w:ascii="Times New Roman" w:hAnsi="Times New Roman" w:cs="B Nazanin" w:hint="default"/>
        <w:b w:val="0"/>
        <w:bCs w:val="0"/>
        <w:i w:val="0"/>
        <w:iCs w:val="0"/>
        <w:noProof w:val="0"/>
        <w:sz w:val="24"/>
        <w:szCs w:val="28"/>
        <w:lang w:bidi="ar-SA"/>
      </w:rPr>
    </w:lvl>
    <w:lvl w:ilvl="7">
      <w:start w:val="1"/>
      <w:numFmt w:val="decimal"/>
      <w:lvlRestart w:val="1"/>
      <w:pStyle w:val="a6"/>
      <w:suff w:val="space"/>
      <w:lvlText w:val="جدول %8 "/>
      <w:lvlJc w:val="left"/>
      <w:pPr>
        <w:ind w:left="1980" w:firstLine="0"/>
      </w:pPr>
      <w:rPr>
        <w:rFonts w:ascii="Times New Roman" w:hAnsi="Times New Roman" w:cs="B Nazani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" w15:restartNumberingAfterBreak="0">
    <w:nsid w:val="173F781A"/>
    <w:multiLevelType w:val="hybridMultilevel"/>
    <w:tmpl w:val="F20410D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8C153CC"/>
    <w:multiLevelType w:val="multilevel"/>
    <w:tmpl w:val="02B2E536"/>
    <w:lvl w:ilvl="0">
      <w:start w:val="3"/>
      <w:numFmt w:val="decimal"/>
      <w:pStyle w:val="Heading1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5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7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9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3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9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10" w:hanging="2880"/>
      </w:pPr>
      <w:rPr>
        <w:rFonts w:hint="default"/>
      </w:rPr>
    </w:lvl>
  </w:abstractNum>
  <w:abstractNum w:abstractNumId="4" w15:restartNumberingAfterBreak="0">
    <w:nsid w:val="248C3A06"/>
    <w:multiLevelType w:val="multilevel"/>
    <w:tmpl w:val="722C7E8C"/>
    <w:styleLink w:val="Style1"/>
    <w:lvl w:ilvl="0">
      <w:start w:val="1"/>
      <w:numFmt w:val="none"/>
      <w:lvlText w:val="1"/>
      <w:lvlJc w:val="left"/>
      <w:pPr>
        <w:tabs>
          <w:tab w:val="num" w:pos="360"/>
        </w:tabs>
        <w:ind w:left="360" w:hanging="360"/>
      </w:pPr>
      <w:rPr>
        <w:rFonts w:ascii="Tahoma" w:hAnsi="Tahoma" w:cs="Nazanin"/>
        <w:sz w:val="28"/>
        <w:szCs w:val="16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2721687E"/>
    <w:multiLevelType w:val="hybridMultilevel"/>
    <w:tmpl w:val="2982E638"/>
    <w:lvl w:ilvl="0" w:tplc="8D1E4E02">
      <w:start w:val="4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84869"/>
    <w:multiLevelType w:val="multilevel"/>
    <w:tmpl w:val="715AF63E"/>
    <w:lvl w:ilvl="0">
      <w:start w:val="5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3240"/>
      </w:pPr>
      <w:rPr>
        <w:rFonts w:hint="default"/>
      </w:rPr>
    </w:lvl>
  </w:abstractNum>
  <w:abstractNum w:abstractNumId="7" w15:restartNumberingAfterBreak="0">
    <w:nsid w:val="36924151"/>
    <w:multiLevelType w:val="hybridMultilevel"/>
    <w:tmpl w:val="F5DC8510"/>
    <w:lvl w:ilvl="0" w:tplc="04090001">
      <w:start w:val="1"/>
      <w:numFmt w:val="bullet"/>
      <w:pStyle w:val="1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6795947"/>
    <w:multiLevelType w:val="hybridMultilevel"/>
    <w:tmpl w:val="4C7C95BE"/>
    <w:lvl w:ilvl="0" w:tplc="4418A2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ED1128"/>
    <w:multiLevelType w:val="hybridMultilevel"/>
    <w:tmpl w:val="09D81220"/>
    <w:lvl w:ilvl="0" w:tplc="A2144B66">
      <w:start w:val="7"/>
      <w:numFmt w:val="decimal"/>
      <w:lvlText w:val="%1-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49714848"/>
    <w:multiLevelType w:val="hybridMultilevel"/>
    <w:tmpl w:val="1CC4E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62B22"/>
    <w:multiLevelType w:val="hybridMultilevel"/>
    <w:tmpl w:val="74E0175C"/>
    <w:lvl w:ilvl="0" w:tplc="7568AF16">
      <w:start w:val="1"/>
      <w:numFmt w:val="decimal"/>
      <w:pStyle w:val="Equation"/>
      <w:lvlText w:val="(1-%1)"/>
      <w:lvlJc w:val="left"/>
      <w:pPr>
        <w:ind w:left="3969" w:hanging="396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FA5D01"/>
    <w:multiLevelType w:val="hybridMultilevel"/>
    <w:tmpl w:val="90D00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3464F5"/>
    <w:multiLevelType w:val="hybridMultilevel"/>
    <w:tmpl w:val="0C92A4B2"/>
    <w:lvl w:ilvl="0" w:tplc="DB84FD46">
      <w:start w:val="1"/>
      <w:numFmt w:val="decimal"/>
      <w:pStyle w:val="a7"/>
      <w:lvlText w:val="(1-%1)"/>
      <w:lvlJc w:val="left"/>
      <w:pPr>
        <w:ind w:left="720" w:hanging="360"/>
      </w:pPr>
      <w:rPr>
        <w:rFonts w:ascii="Times New Roman" w:hAnsi="Times New Roman" w:cs="B Nazanin" w:hint="default"/>
        <w:b w:val="0"/>
        <w:bCs w:val="0"/>
        <w:i w:val="0"/>
        <w:iCs w:val="0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EF5C33"/>
    <w:multiLevelType w:val="multilevel"/>
    <w:tmpl w:val="140EA9D8"/>
    <w:lvl w:ilvl="0">
      <w:start w:val="1"/>
      <w:numFmt w:val="decimal"/>
      <w:lvlText w:val="%1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-%2 "/>
      <w:lvlJc w:val="left"/>
      <w:pPr>
        <w:ind w:left="9342" w:hanging="432"/>
      </w:pPr>
      <w:rPr>
        <w:lang w:bidi="ar-SA"/>
        <w:specVanish w:val="0"/>
      </w:rPr>
    </w:lvl>
    <w:lvl w:ilvl="2">
      <w:start w:val="1"/>
      <w:numFmt w:val="decimal"/>
      <w:pStyle w:val="Heading3"/>
      <w:lvlText w:val="%1-%2-%3 "/>
      <w:lvlJc w:val="left"/>
      <w:pPr>
        <w:ind w:left="646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-%2-%3-%4 "/>
      <w:lvlJc w:val="left"/>
      <w:pPr>
        <w:ind w:left="2349" w:hanging="648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lvlText w:val="%1-%2-%3-%4-%5 "/>
      <w:lvlJc w:val="left"/>
      <w:pPr>
        <w:ind w:left="2515" w:hanging="792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15" w15:restartNumberingAfterBreak="0">
    <w:nsid w:val="62D605B2"/>
    <w:multiLevelType w:val="hybridMultilevel"/>
    <w:tmpl w:val="6D1EA97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85558AE"/>
    <w:multiLevelType w:val="hybridMultilevel"/>
    <w:tmpl w:val="E480B19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1906B0D"/>
    <w:multiLevelType w:val="hybridMultilevel"/>
    <w:tmpl w:val="6E3C525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79C6FE4"/>
    <w:multiLevelType w:val="hybridMultilevel"/>
    <w:tmpl w:val="7DE078A6"/>
    <w:lvl w:ilvl="0" w:tplc="FC201532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4"/>
  </w:num>
  <w:num w:numId="2">
    <w:abstractNumId w:val="13"/>
  </w:num>
  <w:num w:numId="3">
    <w:abstractNumId w:val="1"/>
  </w:num>
  <w:num w:numId="4">
    <w:abstractNumId w:val="4"/>
  </w:num>
  <w:num w:numId="5">
    <w:abstractNumId w:val="11"/>
  </w:num>
  <w:num w:numId="6">
    <w:abstractNumId w:val="0"/>
  </w:num>
  <w:num w:numId="7">
    <w:abstractNumId w:val="7"/>
  </w:num>
  <w:num w:numId="8">
    <w:abstractNumId w:val="8"/>
  </w:num>
  <w:num w:numId="9">
    <w:abstractNumId w:val="18"/>
  </w:num>
  <w:num w:numId="10">
    <w:abstractNumId w:val="17"/>
  </w:num>
  <w:num w:numId="11">
    <w:abstractNumId w:val="15"/>
  </w:num>
  <w:num w:numId="12">
    <w:abstractNumId w:val="2"/>
  </w:num>
  <w:num w:numId="13">
    <w:abstractNumId w:val="16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5"/>
  </w:num>
  <w:num w:numId="20">
    <w:abstractNumId w:val="3"/>
  </w:num>
  <w:num w:numId="21">
    <w:abstractNumId w:val="10"/>
  </w:num>
  <w:num w:numId="22">
    <w:abstractNumId w:val="6"/>
  </w:num>
  <w:num w:numId="23">
    <w:abstractNumId w:val="9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fshin Navabi">
    <w15:presenceInfo w15:providerId="Windows Live" w15:userId="f5cf8c41eece11df"/>
  </w15:person>
  <w15:person w15:author="Ordibehesht">
    <w15:presenceInfo w15:providerId="None" w15:userId="Ordibehesh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hideSpellingErrors/>
  <w:proofState w:spelling="clean" w:grammar="clean"/>
  <w:mailMerge>
    <w:mainDocumentType w:val="catalog"/>
    <w:dataType w:val="textFile"/>
    <w:activeRecord w:val="-1"/>
    <w:odso/>
  </w:mailMerge>
  <w:documentProtection w:edit="trackedChanges" w:enforcement="0"/>
  <w:defaultTabStop w:val="567"/>
  <w:drawingGridHorizontalSpacing w:val="120"/>
  <w:displayHorizontalDrawingGridEvery w:val="2"/>
  <w:characterSpacingControl w:val="doNotCompress"/>
  <w:hdrShapeDefaults>
    <o:shapedefaults v:ext="edit" spidmax="39937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A92"/>
    <w:rsid w:val="000002A2"/>
    <w:rsid w:val="00000F7E"/>
    <w:rsid w:val="000020F1"/>
    <w:rsid w:val="00002F3C"/>
    <w:rsid w:val="00002F4D"/>
    <w:rsid w:val="0000370E"/>
    <w:rsid w:val="0000386B"/>
    <w:rsid w:val="00003CAE"/>
    <w:rsid w:val="000049B2"/>
    <w:rsid w:val="000056C4"/>
    <w:rsid w:val="00005786"/>
    <w:rsid w:val="00005DEB"/>
    <w:rsid w:val="0000673B"/>
    <w:rsid w:val="0000747E"/>
    <w:rsid w:val="00007683"/>
    <w:rsid w:val="00007B9B"/>
    <w:rsid w:val="0001016D"/>
    <w:rsid w:val="00011844"/>
    <w:rsid w:val="000126F7"/>
    <w:rsid w:val="00012DAB"/>
    <w:rsid w:val="00013516"/>
    <w:rsid w:val="0001451A"/>
    <w:rsid w:val="00014F02"/>
    <w:rsid w:val="00015AD6"/>
    <w:rsid w:val="00015AF8"/>
    <w:rsid w:val="00015DD9"/>
    <w:rsid w:val="000162AE"/>
    <w:rsid w:val="000164BA"/>
    <w:rsid w:val="00016F67"/>
    <w:rsid w:val="00017412"/>
    <w:rsid w:val="000176C4"/>
    <w:rsid w:val="00020057"/>
    <w:rsid w:val="00021160"/>
    <w:rsid w:val="00021F7F"/>
    <w:rsid w:val="0002200A"/>
    <w:rsid w:val="00022013"/>
    <w:rsid w:val="0002285D"/>
    <w:rsid w:val="00022B1A"/>
    <w:rsid w:val="00022C31"/>
    <w:rsid w:val="00023552"/>
    <w:rsid w:val="00023671"/>
    <w:rsid w:val="00024C76"/>
    <w:rsid w:val="0002502E"/>
    <w:rsid w:val="00026927"/>
    <w:rsid w:val="00026DE9"/>
    <w:rsid w:val="00027808"/>
    <w:rsid w:val="00027E28"/>
    <w:rsid w:val="00030278"/>
    <w:rsid w:val="000305E9"/>
    <w:rsid w:val="00030886"/>
    <w:rsid w:val="00030C08"/>
    <w:rsid w:val="000315A7"/>
    <w:rsid w:val="0003175F"/>
    <w:rsid w:val="000325FB"/>
    <w:rsid w:val="000327F2"/>
    <w:rsid w:val="00032953"/>
    <w:rsid w:val="0003295C"/>
    <w:rsid w:val="00033481"/>
    <w:rsid w:val="00033961"/>
    <w:rsid w:val="0003398E"/>
    <w:rsid w:val="00033A50"/>
    <w:rsid w:val="00033F17"/>
    <w:rsid w:val="00035706"/>
    <w:rsid w:val="00035C21"/>
    <w:rsid w:val="000361B5"/>
    <w:rsid w:val="000371E7"/>
    <w:rsid w:val="0004068D"/>
    <w:rsid w:val="0004181D"/>
    <w:rsid w:val="000418A2"/>
    <w:rsid w:val="00041A3C"/>
    <w:rsid w:val="00042539"/>
    <w:rsid w:val="0004254D"/>
    <w:rsid w:val="00042CDA"/>
    <w:rsid w:val="00042F56"/>
    <w:rsid w:val="00043D86"/>
    <w:rsid w:val="00044F4F"/>
    <w:rsid w:val="0004592B"/>
    <w:rsid w:val="00045B41"/>
    <w:rsid w:val="00045B9A"/>
    <w:rsid w:val="000469CA"/>
    <w:rsid w:val="00050523"/>
    <w:rsid w:val="0005090E"/>
    <w:rsid w:val="00050A7A"/>
    <w:rsid w:val="00051672"/>
    <w:rsid w:val="000518EF"/>
    <w:rsid w:val="00051DCF"/>
    <w:rsid w:val="00051FD6"/>
    <w:rsid w:val="000521AB"/>
    <w:rsid w:val="00052A9C"/>
    <w:rsid w:val="00054908"/>
    <w:rsid w:val="00054F71"/>
    <w:rsid w:val="000560AF"/>
    <w:rsid w:val="00056771"/>
    <w:rsid w:val="000576B2"/>
    <w:rsid w:val="00057907"/>
    <w:rsid w:val="00057C97"/>
    <w:rsid w:val="0006041E"/>
    <w:rsid w:val="00060D15"/>
    <w:rsid w:val="000619A5"/>
    <w:rsid w:val="000625F1"/>
    <w:rsid w:val="000638DB"/>
    <w:rsid w:val="00064021"/>
    <w:rsid w:val="000648A4"/>
    <w:rsid w:val="00064CD1"/>
    <w:rsid w:val="0006630C"/>
    <w:rsid w:val="00066D95"/>
    <w:rsid w:val="00067437"/>
    <w:rsid w:val="00067449"/>
    <w:rsid w:val="00067858"/>
    <w:rsid w:val="00067AAA"/>
    <w:rsid w:val="00067C53"/>
    <w:rsid w:val="00067C70"/>
    <w:rsid w:val="00070384"/>
    <w:rsid w:val="000709AB"/>
    <w:rsid w:val="0007102F"/>
    <w:rsid w:val="000719AE"/>
    <w:rsid w:val="0007203A"/>
    <w:rsid w:val="00072121"/>
    <w:rsid w:val="00074DB8"/>
    <w:rsid w:val="000750AF"/>
    <w:rsid w:val="00077D33"/>
    <w:rsid w:val="00080AC7"/>
    <w:rsid w:val="00080F49"/>
    <w:rsid w:val="0008106E"/>
    <w:rsid w:val="00081DD4"/>
    <w:rsid w:val="000836D2"/>
    <w:rsid w:val="00084054"/>
    <w:rsid w:val="00084B3E"/>
    <w:rsid w:val="000855E9"/>
    <w:rsid w:val="000857E5"/>
    <w:rsid w:val="00085913"/>
    <w:rsid w:val="0008639D"/>
    <w:rsid w:val="00086D03"/>
    <w:rsid w:val="00087256"/>
    <w:rsid w:val="0009016D"/>
    <w:rsid w:val="0009072D"/>
    <w:rsid w:val="00090F56"/>
    <w:rsid w:val="00091D5A"/>
    <w:rsid w:val="000925CB"/>
    <w:rsid w:val="000929F4"/>
    <w:rsid w:val="00092DBD"/>
    <w:rsid w:val="00094578"/>
    <w:rsid w:val="00095571"/>
    <w:rsid w:val="000956A6"/>
    <w:rsid w:val="000A182C"/>
    <w:rsid w:val="000A1EFE"/>
    <w:rsid w:val="000A210D"/>
    <w:rsid w:val="000A2188"/>
    <w:rsid w:val="000A3FB5"/>
    <w:rsid w:val="000A47EE"/>
    <w:rsid w:val="000A5153"/>
    <w:rsid w:val="000A5320"/>
    <w:rsid w:val="000A55C4"/>
    <w:rsid w:val="000A5B54"/>
    <w:rsid w:val="000A5BAA"/>
    <w:rsid w:val="000A5E35"/>
    <w:rsid w:val="000A60E2"/>
    <w:rsid w:val="000A77F3"/>
    <w:rsid w:val="000A7D4B"/>
    <w:rsid w:val="000B0CC1"/>
    <w:rsid w:val="000B1DFC"/>
    <w:rsid w:val="000B2E70"/>
    <w:rsid w:val="000B3A29"/>
    <w:rsid w:val="000B47DA"/>
    <w:rsid w:val="000B4D90"/>
    <w:rsid w:val="000B54E1"/>
    <w:rsid w:val="000B5DD4"/>
    <w:rsid w:val="000B5E90"/>
    <w:rsid w:val="000B5F1A"/>
    <w:rsid w:val="000B6FFF"/>
    <w:rsid w:val="000B76E0"/>
    <w:rsid w:val="000B7A16"/>
    <w:rsid w:val="000B7AC5"/>
    <w:rsid w:val="000B7B53"/>
    <w:rsid w:val="000B7E4C"/>
    <w:rsid w:val="000C00FA"/>
    <w:rsid w:val="000C0B86"/>
    <w:rsid w:val="000C0C20"/>
    <w:rsid w:val="000C0E01"/>
    <w:rsid w:val="000C1113"/>
    <w:rsid w:val="000C14B8"/>
    <w:rsid w:val="000C2080"/>
    <w:rsid w:val="000C2224"/>
    <w:rsid w:val="000C26AC"/>
    <w:rsid w:val="000C35F5"/>
    <w:rsid w:val="000C42FF"/>
    <w:rsid w:val="000C455C"/>
    <w:rsid w:val="000C5E06"/>
    <w:rsid w:val="000C6EA7"/>
    <w:rsid w:val="000C771E"/>
    <w:rsid w:val="000C7A7D"/>
    <w:rsid w:val="000D1051"/>
    <w:rsid w:val="000D1273"/>
    <w:rsid w:val="000D14DB"/>
    <w:rsid w:val="000D21BE"/>
    <w:rsid w:val="000D2606"/>
    <w:rsid w:val="000D2839"/>
    <w:rsid w:val="000D3C65"/>
    <w:rsid w:val="000D3CA8"/>
    <w:rsid w:val="000D4BAB"/>
    <w:rsid w:val="000D4EBA"/>
    <w:rsid w:val="000D5B39"/>
    <w:rsid w:val="000D67CC"/>
    <w:rsid w:val="000D68CE"/>
    <w:rsid w:val="000D6A50"/>
    <w:rsid w:val="000D6C2A"/>
    <w:rsid w:val="000D70C3"/>
    <w:rsid w:val="000D7609"/>
    <w:rsid w:val="000D7A1C"/>
    <w:rsid w:val="000D7C22"/>
    <w:rsid w:val="000E0528"/>
    <w:rsid w:val="000E2533"/>
    <w:rsid w:val="000E3508"/>
    <w:rsid w:val="000E3662"/>
    <w:rsid w:val="000E5A64"/>
    <w:rsid w:val="000E5A7A"/>
    <w:rsid w:val="000E5E51"/>
    <w:rsid w:val="000E6210"/>
    <w:rsid w:val="000E76C1"/>
    <w:rsid w:val="000F045B"/>
    <w:rsid w:val="000F3248"/>
    <w:rsid w:val="000F33A3"/>
    <w:rsid w:val="000F36B6"/>
    <w:rsid w:val="000F4832"/>
    <w:rsid w:val="000F67CB"/>
    <w:rsid w:val="000F7D4A"/>
    <w:rsid w:val="001001E2"/>
    <w:rsid w:val="00101D35"/>
    <w:rsid w:val="0010205F"/>
    <w:rsid w:val="00102B4D"/>
    <w:rsid w:val="00102CBF"/>
    <w:rsid w:val="00102F38"/>
    <w:rsid w:val="00104AD7"/>
    <w:rsid w:val="001050D6"/>
    <w:rsid w:val="00105728"/>
    <w:rsid w:val="0010619A"/>
    <w:rsid w:val="001074AA"/>
    <w:rsid w:val="00107703"/>
    <w:rsid w:val="0010770F"/>
    <w:rsid w:val="00107A17"/>
    <w:rsid w:val="00110721"/>
    <w:rsid w:val="00110A97"/>
    <w:rsid w:val="00110F3E"/>
    <w:rsid w:val="00111988"/>
    <w:rsid w:val="00111F64"/>
    <w:rsid w:val="0011226C"/>
    <w:rsid w:val="00112733"/>
    <w:rsid w:val="00112792"/>
    <w:rsid w:val="001128DC"/>
    <w:rsid w:val="00112A79"/>
    <w:rsid w:val="00112F60"/>
    <w:rsid w:val="001130EA"/>
    <w:rsid w:val="00114DD4"/>
    <w:rsid w:val="00116E9F"/>
    <w:rsid w:val="001177A6"/>
    <w:rsid w:val="00120046"/>
    <w:rsid w:val="001211D1"/>
    <w:rsid w:val="00122B67"/>
    <w:rsid w:val="001230F1"/>
    <w:rsid w:val="00123760"/>
    <w:rsid w:val="00124181"/>
    <w:rsid w:val="00124886"/>
    <w:rsid w:val="00124BF5"/>
    <w:rsid w:val="00125E58"/>
    <w:rsid w:val="001260CA"/>
    <w:rsid w:val="00126CA8"/>
    <w:rsid w:val="00126E1C"/>
    <w:rsid w:val="00126E77"/>
    <w:rsid w:val="00127751"/>
    <w:rsid w:val="00130A35"/>
    <w:rsid w:val="00130E32"/>
    <w:rsid w:val="00131C84"/>
    <w:rsid w:val="00132830"/>
    <w:rsid w:val="00134409"/>
    <w:rsid w:val="001348FA"/>
    <w:rsid w:val="00135649"/>
    <w:rsid w:val="00135CCE"/>
    <w:rsid w:val="00135F1E"/>
    <w:rsid w:val="00136112"/>
    <w:rsid w:val="001367CC"/>
    <w:rsid w:val="00136A5C"/>
    <w:rsid w:val="0013712E"/>
    <w:rsid w:val="00137563"/>
    <w:rsid w:val="001376F3"/>
    <w:rsid w:val="00140358"/>
    <w:rsid w:val="00140700"/>
    <w:rsid w:val="00140D97"/>
    <w:rsid w:val="00141F01"/>
    <w:rsid w:val="00142035"/>
    <w:rsid w:val="001425CE"/>
    <w:rsid w:val="00142C2A"/>
    <w:rsid w:val="00142FF1"/>
    <w:rsid w:val="001431BC"/>
    <w:rsid w:val="001439AB"/>
    <w:rsid w:val="00143FF6"/>
    <w:rsid w:val="00144D3B"/>
    <w:rsid w:val="00144EC8"/>
    <w:rsid w:val="001454FC"/>
    <w:rsid w:val="00146B26"/>
    <w:rsid w:val="00146F1C"/>
    <w:rsid w:val="0014792F"/>
    <w:rsid w:val="00150BF9"/>
    <w:rsid w:val="001510EF"/>
    <w:rsid w:val="0015276B"/>
    <w:rsid w:val="00153D54"/>
    <w:rsid w:val="00153DB7"/>
    <w:rsid w:val="00154CFF"/>
    <w:rsid w:val="00154F08"/>
    <w:rsid w:val="0015562C"/>
    <w:rsid w:val="00155ECA"/>
    <w:rsid w:val="0015655E"/>
    <w:rsid w:val="00157031"/>
    <w:rsid w:val="001572FE"/>
    <w:rsid w:val="00157798"/>
    <w:rsid w:val="001579C8"/>
    <w:rsid w:val="00160581"/>
    <w:rsid w:val="00160C02"/>
    <w:rsid w:val="00160D76"/>
    <w:rsid w:val="00160F59"/>
    <w:rsid w:val="00161243"/>
    <w:rsid w:val="00161586"/>
    <w:rsid w:val="00161B5B"/>
    <w:rsid w:val="00162742"/>
    <w:rsid w:val="00162904"/>
    <w:rsid w:val="00162AEF"/>
    <w:rsid w:val="00162E15"/>
    <w:rsid w:val="00162F9C"/>
    <w:rsid w:val="00162FA1"/>
    <w:rsid w:val="00164E33"/>
    <w:rsid w:val="001654E6"/>
    <w:rsid w:val="001664BA"/>
    <w:rsid w:val="001666A8"/>
    <w:rsid w:val="00166B20"/>
    <w:rsid w:val="00166C3A"/>
    <w:rsid w:val="001679DC"/>
    <w:rsid w:val="00170817"/>
    <w:rsid w:val="00171FBD"/>
    <w:rsid w:val="001721AA"/>
    <w:rsid w:val="00173ECB"/>
    <w:rsid w:val="001758D6"/>
    <w:rsid w:val="00175A0D"/>
    <w:rsid w:val="00175C0F"/>
    <w:rsid w:val="00180CA2"/>
    <w:rsid w:val="00181FDD"/>
    <w:rsid w:val="001823C0"/>
    <w:rsid w:val="001839F4"/>
    <w:rsid w:val="00183BDF"/>
    <w:rsid w:val="001846B6"/>
    <w:rsid w:val="0018581C"/>
    <w:rsid w:val="0018594B"/>
    <w:rsid w:val="00185A67"/>
    <w:rsid w:val="00185FD2"/>
    <w:rsid w:val="0018626C"/>
    <w:rsid w:val="00187A38"/>
    <w:rsid w:val="00187A58"/>
    <w:rsid w:val="00187BF3"/>
    <w:rsid w:val="001900FC"/>
    <w:rsid w:val="00191170"/>
    <w:rsid w:val="001915E4"/>
    <w:rsid w:val="00191A1E"/>
    <w:rsid w:val="00191FA2"/>
    <w:rsid w:val="00193078"/>
    <w:rsid w:val="00193DE7"/>
    <w:rsid w:val="00195697"/>
    <w:rsid w:val="00195DB2"/>
    <w:rsid w:val="00196262"/>
    <w:rsid w:val="00196352"/>
    <w:rsid w:val="001964E4"/>
    <w:rsid w:val="00196F93"/>
    <w:rsid w:val="00197349"/>
    <w:rsid w:val="001975B0"/>
    <w:rsid w:val="00197A92"/>
    <w:rsid w:val="00197FA0"/>
    <w:rsid w:val="001A16A3"/>
    <w:rsid w:val="001A1987"/>
    <w:rsid w:val="001A2024"/>
    <w:rsid w:val="001A237A"/>
    <w:rsid w:val="001A2E51"/>
    <w:rsid w:val="001A41D7"/>
    <w:rsid w:val="001A44F2"/>
    <w:rsid w:val="001A59AB"/>
    <w:rsid w:val="001A5E04"/>
    <w:rsid w:val="001A675D"/>
    <w:rsid w:val="001A6958"/>
    <w:rsid w:val="001A6B49"/>
    <w:rsid w:val="001A70FC"/>
    <w:rsid w:val="001A7665"/>
    <w:rsid w:val="001B10BA"/>
    <w:rsid w:val="001B3A63"/>
    <w:rsid w:val="001B450D"/>
    <w:rsid w:val="001B4D6B"/>
    <w:rsid w:val="001B58E9"/>
    <w:rsid w:val="001B6708"/>
    <w:rsid w:val="001B67DF"/>
    <w:rsid w:val="001C022F"/>
    <w:rsid w:val="001C0459"/>
    <w:rsid w:val="001C062B"/>
    <w:rsid w:val="001C070A"/>
    <w:rsid w:val="001C0D77"/>
    <w:rsid w:val="001C120E"/>
    <w:rsid w:val="001C1338"/>
    <w:rsid w:val="001C2A7F"/>
    <w:rsid w:val="001C2C49"/>
    <w:rsid w:val="001C2D36"/>
    <w:rsid w:val="001C3A5C"/>
    <w:rsid w:val="001C4383"/>
    <w:rsid w:val="001C46F1"/>
    <w:rsid w:val="001C4762"/>
    <w:rsid w:val="001C4883"/>
    <w:rsid w:val="001C5500"/>
    <w:rsid w:val="001C559F"/>
    <w:rsid w:val="001C5B15"/>
    <w:rsid w:val="001C6175"/>
    <w:rsid w:val="001C7330"/>
    <w:rsid w:val="001C75E6"/>
    <w:rsid w:val="001C7613"/>
    <w:rsid w:val="001C7BB1"/>
    <w:rsid w:val="001D071F"/>
    <w:rsid w:val="001D0A37"/>
    <w:rsid w:val="001D160C"/>
    <w:rsid w:val="001D1A76"/>
    <w:rsid w:val="001D2130"/>
    <w:rsid w:val="001D31A6"/>
    <w:rsid w:val="001D3BEE"/>
    <w:rsid w:val="001D410B"/>
    <w:rsid w:val="001E079C"/>
    <w:rsid w:val="001E0CC0"/>
    <w:rsid w:val="001E0E06"/>
    <w:rsid w:val="001E1022"/>
    <w:rsid w:val="001E1246"/>
    <w:rsid w:val="001E127C"/>
    <w:rsid w:val="001E15E4"/>
    <w:rsid w:val="001E190F"/>
    <w:rsid w:val="001E1D28"/>
    <w:rsid w:val="001E3274"/>
    <w:rsid w:val="001E3693"/>
    <w:rsid w:val="001E44CE"/>
    <w:rsid w:val="001E5B96"/>
    <w:rsid w:val="001E5EFA"/>
    <w:rsid w:val="001E6658"/>
    <w:rsid w:val="001E701D"/>
    <w:rsid w:val="001F03A3"/>
    <w:rsid w:val="001F0CFD"/>
    <w:rsid w:val="001F11EA"/>
    <w:rsid w:val="001F389B"/>
    <w:rsid w:val="001F39D7"/>
    <w:rsid w:val="001F3A81"/>
    <w:rsid w:val="001F56F0"/>
    <w:rsid w:val="001F5984"/>
    <w:rsid w:val="001F6FCE"/>
    <w:rsid w:val="001F7592"/>
    <w:rsid w:val="001F77D5"/>
    <w:rsid w:val="002003E9"/>
    <w:rsid w:val="00200AD0"/>
    <w:rsid w:val="0020182A"/>
    <w:rsid w:val="00201CE4"/>
    <w:rsid w:val="00204593"/>
    <w:rsid w:val="00204BB9"/>
    <w:rsid w:val="00204CD8"/>
    <w:rsid w:val="002055FE"/>
    <w:rsid w:val="00205834"/>
    <w:rsid w:val="0020593A"/>
    <w:rsid w:val="00205FD8"/>
    <w:rsid w:val="002065FD"/>
    <w:rsid w:val="00206823"/>
    <w:rsid w:val="00206B75"/>
    <w:rsid w:val="00206D31"/>
    <w:rsid w:val="00206F3C"/>
    <w:rsid w:val="002076E9"/>
    <w:rsid w:val="00207810"/>
    <w:rsid w:val="00210B22"/>
    <w:rsid w:val="00210E3D"/>
    <w:rsid w:val="00210E59"/>
    <w:rsid w:val="00211634"/>
    <w:rsid w:val="002119BD"/>
    <w:rsid w:val="0021251E"/>
    <w:rsid w:val="00212AB9"/>
    <w:rsid w:val="00212B89"/>
    <w:rsid w:val="00213456"/>
    <w:rsid w:val="00213618"/>
    <w:rsid w:val="002137E1"/>
    <w:rsid w:val="00213C33"/>
    <w:rsid w:val="00214350"/>
    <w:rsid w:val="0021459D"/>
    <w:rsid w:val="0021477E"/>
    <w:rsid w:val="00214AD7"/>
    <w:rsid w:val="00214B64"/>
    <w:rsid w:val="00214E2B"/>
    <w:rsid w:val="002166C9"/>
    <w:rsid w:val="00216CAD"/>
    <w:rsid w:val="00217345"/>
    <w:rsid w:val="002177EC"/>
    <w:rsid w:val="0021790E"/>
    <w:rsid w:val="002204A7"/>
    <w:rsid w:val="00221073"/>
    <w:rsid w:val="00221906"/>
    <w:rsid w:val="00222298"/>
    <w:rsid w:val="00222AB0"/>
    <w:rsid w:val="00222F5A"/>
    <w:rsid w:val="00223359"/>
    <w:rsid w:val="00223BDD"/>
    <w:rsid w:val="00224B6F"/>
    <w:rsid w:val="0022680E"/>
    <w:rsid w:val="002300DE"/>
    <w:rsid w:val="00230124"/>
    <w:rsid w:val="002313D8"/>
    <w:rsid w:val="0023183A"/>
    <w:rsid w:val="00231B77"/>
    <w:rsid w:val="002327B4"/>
    <w:rsid w:val="002338F9"/>
    <w:rsid w:val="002338FA"/>
    <w:rsid w:val="00233BD8"/>
    <w:rsid w:val="00233C56"/>
    <w:rsid w:val="00234490"/>
    <w:rsid w:val="00235317"/>
    <w:rsid w:val="00236622"/>
    <w:rsid w:val="00236DF3"/>
    <w:rsid w:val="00237FD8"/>
    <w:rsid w:val="00240EEB"/>
    <w:rsid w:val="00241028"/>
    <w:rsid w:val="00242491"/>
    <w:rsid w:val="00242857"/>
    <w:rsid w:val="00244064"/>
    <w:rsid w:val="0024525C"/>
    <w:rsid w:val="00245A82"/>
    <w:rsid w:val="0024624E"/>
    <w:rsid w:val="00246813"/>
    <w:rsid w:val="002477A5"/>
    <w:rsid w:val="00250BA6"/>
    <w:rsid w:val="00250BC6"/>
    <w:rsid w:val="00251AF7"/>
    <w:rsid w:val="0025279F"/>
    <w:rsid w:val="00252D77"/>
    <w:rsid w:val="00252E72"/>
    <w:rsid w:val="00253C4B"/>
    <w:rsid w:val="00253E2A"/>
    <w:rsid w:val="0025600F"/>
    <w:rsid w:val="0025687E"/>
    <w:rsid w:val="00256B94"/>
    <w:rsid w:val="00256DC8"/>
    <w:rsid w:val="00256E47"/>
    <w:rsid w:val="0025706A"/>
    <w:rsid w:val="00257354"/>
    <w:rsid w:val="00257ABC"/>
    <w:rsid w:val="00257D06"/>
    <w:rsid w:val="002601C2"/>
    <w:rsid w:val="00261529"/>
    <w:rsid w:val="00261EC9"/>
    <w:rsid w:val="00262207"/>
    <w:rsid w:val="002622FE"/>
    <w:rsid w:val="0026272A"/>
    <w:rsid w:val="00262C80"/>
    <w:rsid w:val="0026328D"/>
    <w:rsid w:val="00264052"/>
    <w:rsid w:val="002640B0"/>
    <w:rsid w:val="0026520E"/>
    <w:rsid w:val="00265313"/>
    <w:rsid w:val="00266D1B"/>
    <w:rsid w:val="00266EC2"/>
    <w:rsid w:val="0026769C"/>
    <w:rsid w:val="00270231"/>
    <w:rsid w:val="00270DBD"/>
    <w:rsid w:val="00271284"/>
    <w:rsid w:val="00271A38"/>
    <w:rsid w:val="00271BFE"/>
    <w:rsid w:val="00271CDE"/>
    <w:rsid w:val="002724DF"/>
    <w:rsid w:val="00272671"/>
    <w:rsid w:val="00272EEA"/>
    <w:rsid w:val="002730BF"/>
    <w:rsid w:val="00273173"/>
    <w:rsid w:val="002732D9"/>
    <w:rsid w:val="00273695"/>
    <w:rsid w:val="002738C4"/>
    <w:rsid w:val="00274564"/>
    <w:rsid w:val="00274613"/>
    <w:rsid w:val="00275201"/>
    <w:rsid w:val="00277555"/>
    <w:rsid w:val="00280C14"/>
    <w:rsid w:val="00281225"/>
    <w:rsid w:val="00281A3C"/>
    <w:rsid w:val="00282369"/>
    <w:rsid w:val="00282585"/>
    <w:rsid w:val="002833F3"/>
    <w:rsid w:val="00284F17"/>
    <w:rsid w:val="00285E55"/>
    <w:rsid w:val="0028662F"/>
    <w:rsid w:val="00286912"/>
    <w:rsid w:val="00287AAB"/>
    <w:rsid w:val="00290381"/>
    <w:rsid w:val="00290B2A"/>
    <w:rsid w:val="0029128B"/>
    <w:rsid w:val="00291719"/>
    <w:rsid w:val="002918F5"/>
    <w:rsid w:val="00291C0D"/>
    <w:rsid w:val="00293078"/>
    <w:rsid w:val="002937CC"/>
    <w:rsid w:val="002951E0"/>
    <w:rsid w:val="002953A2"/>
    <w:rsid w:val="00296839"/>
    <w:rsid w:val="0029694D"/>
    <w:rsid w:val="00297017"/>
    <w:rsid w:val="002973E2"/>
    <w:rsid w:val="00297C5F"/>
    <w:rsid w:val="00297D70"/>
    <w:rsid w:val="002A05D4"/>
    <w:rsid w:val="002A074F"/>
    <w:rsid w:val="002A0C93"/>
    <w:rsid w:val="002A12B7"/>
    <w:rsid w:val="002A1A1B"/>
    <w:rsid w:val="002A248B"/>
    <w:rsid w:val="002A283B"/>
    <w:rsid w:val="002A36E3"/>
    <w:rsid w:val="002A3F8A"/>
    <w:rsid w:val="002A400D"/>
    <w:rsid w:val="002A4328"/>
    <w:rsid w:val="002A4A9E"/>
    <w:rsid w:val="002A5BED"/>
    <w:rsid w:val="002A61F0"/>
    <w:rsid w:val="002A6237"/>
    <w:rsid w:val="002A663A"/>
    <w:rsid w:val="002A66D8"/>
    <w:rsid w:val="002A6833"/>
    <w:rsid w:val="002A6B42"/>
    <w:rsid w:val="002A6C32"/>
    <w:rsid w:val="002A6CCE"/>
    <w:rsid w:val="002B1B58"/>
    <w:rsid w:val="002B1DDE"/>
    <w:rsid w:val="002B1E10"/>
    <w:rsid w:val="002B1E3B"/>
    <w:rsid w:val="002B3964"/>
    <w:rsid w:val="002B4611"/>
    <w:rsid w:val="002B4678"/>
    <w:rsid w:val="002B46F6"/>
    <w:rsid w:val="002B4C35"/>
    <w:rsid w:val="002B6AF9"/>
    <w:rsid w:val="002B7033"/>
    <w:rsid w:val="002B72EE"/>
    <w:rsid w:val="002B7BEF"/>
    <w:rsid w:val="002C017D"/>
    <w:rsid w:val="002C07D9"/>
    <w:rsid w:val="002C1DD7"/>
    <w:rsid w:val="002C26C4"/>
    <w:rsid w:val="002C3280"/>
    <w:rsid w:val="002C353E"/>
    <w:rsid w:val="002C364C"/>
    <w:rsid w:val="002C4F00"/>
    <w:rsid w:val="002C59C4"/>
    <w:rsid w:val="002C6321"/>
    <w:rsid w:val="002C6907"/>
    <w:rsid w:val="002C6AA8"/>
    <w:rsid w:val="002C6FBD"/>
    <w:rsid w:val="002C769F"/>
    <w:rsid w:val="002C7763"/>
    <w:rsid w:val="002C7B7A"/>
    <w:rsid w:val="002C7EF7"/>
    <w:rsid w:val="002D05A6"/>
    <w:rsid w:val="002D0809"/>
    <w:rsid w:val="002D0D73"/>
    <w:rsid w:val="002D3411"/>
    <w:rsid w:val="002D343D"/>
    <w:rsid w:val="002D37E8"/>
    <w:rsid w:val="002D478B"/>
    <w:rsid w:val="002D541D"/>
    <w:rsid w:val="002D5DE0"/>
    <w:rsid w:val="002D618D"/>
    <w:rsid w:val="002D7121"/>
    <w:rsid w:val="002D72E9"/>
    <w:rsid w:val="002D74FF"/>
    <w:rsid w:val="002E06CF"/>
    <w:rsid w:val="002E0A62"/>
    <w:rsid w:val="002E1C90"/>
    <w:rsid w:val="002E279E"/>
    <w:rsid w:val="002E2D51"/>
    <w:rsid w:val="002E3700"/>
    <w:rsid w:val="002E3C43"/>
    <w:rsid w:val="002E488A"/>
    <w:rsid w:val="002E5458"/>
    <w:rsid w:val="002E585A"/>
    <w:rsid w:val="002E5C62"/>
    <w:rsid w:val="002E6876"/>
    <w:rsid w:val="002E6C13"/>
    <w:rsid w:val="002F05D2"/>
    <w:rsid w:val="002F174E"/>
    <w:rsid w:val="002F178B"/>
    <w:rsid w:val="002F1F95"/>
    <w:rsid w:val="002F2432"/>
    <w:rsid w:val="002F28E3"/>
    <w:rsid w:val="002F2E35"/>
    <w:rsid w:val="002F5499"/>
    <w:rsid w:val="002F650F"/>
    <w:rsid w:val="002F76B8"/>
    <w:rsid w:val="00300C03"/>
    <w:rsid w:val="00300E47"/>
    <w:rsid w:val="003012D1"/>
    <w:rsid w:val="00301793"/>
    <w:rsid w:val="00302131"/>
    <w:rsid w:val="003021D5"/>
    <w:rsid w:val="0030362E"/>
    <w:rsid w:val="00303858"/>
    <w:rsid w:val="003043EC"/>
    <w:rsid w:val="0030503F"/>
    <w:rsid w:val="00305B0A"/>
    <w:rsid w:val="00307FE2"/>
    <w:rsid w:val="003104BD"/>
    <w:rsid w:val="00310B8A"/>
    <w:rsid w:val="00310C66"/>
    <w:rsid w:val="003111CA"/>
    <w:rsid w:val="00311595"/>
    <w:rsid w:val="0031193B"/>
    <w:rsid w:val="00311BF8"/>
    <w:rsid w:val="00311E8A"/>
    <w:rsid w:val="003131AC"/>
    <w:rsid w:val="0031384B"/>
    <w:rsid w:val="00313D9F"/>
    <w:rsid w:val="00313DBC"/>
    <w:rsid w:val="00313F21"/>
    <w:rsid w:val="00314D3F"/>
    <w:rsid w:val="00314D52"/>
    <w:rsid w:val="003158CE"/>
    <w:rsid w:val="00315E63"/>
    <w:rsid w:val="00316380"/>
    <w:rsid w:val="003168A6"/>
    <w:rsid w:val="00316AC3"/>
    <w:rsid w:val="00316D1C"/>
    <w:rsid w:val="00317729"/>
    <w:rsid w:val="00320FA1"/>
    <w:rsid w:val="00321514"/>
    <w:rsid w:val="003216F8"/>
    <w:rsid w:val="00321A93"/>
    <w:rsid w:val="003237BB"/>
    <w:rsid w:val="003239CA"/>
    <w:rsid w:val="00324131"/>
    <w:rsid w:val="003241A4"/>
    <w:rsid w:val="00324A10"/>
    <w:rsid w:val="00325227"/>
    <w:rsid w:val="00325489"/>
    <w:rsid w:val="0032651A"/>
    <w:rsid w:val="00330497"/>
    <w:rsid w:val="0033063F"/>
    <w:rsid w:val="00330A1F"/>
    <w:rsid w:val="00331385"/>
    <w:rsid w:val="00331F81"/>
    <w:rsid w:val="0033259E"/>
    <w:rsid w:val="00332A0D"/>
    <w:rsid w:val="00332F67"/>
    <w:rsid w:val="003334CA"/>
    <w:rsid w:val="00334057"/>
    <w:rsid w:val="0033520A"/>
    <w:rsid w:val="0033529D"/>
    <w:rsid w:val="00336DFE"/>
    <w:rsid w:val="00337591"/>
    <w:rsid w:val="0033795D"/>
    <w:rsid w:val="00340F24"/>
    <w:rsid w:val="00341220"/>
    <w:rsid w:val="00342780"/>
    <w:rsid w:val="00343011"/>
    <w:rsid w:val="0034336D"/>
    <w:rsid w:val="0034342E"/>
    <w:rsid w:val="00344142"/>
    <w:rsid w:val="003444C0"/>
    <w:rsid w:val="003444F2"/>
    <w:rsid w:val="0034480F"/>
    <w:rsid w:val="00344BDD"/>
    <w:rsid w:val="00346BF9"/>
    <w:rsid w:val="00346DC0"/>
    <w:rsid w:val="003470FC"/>
    <w:rsid w:val="00347750"/>
    <w:rsid w:val="00347888"/>
    <w:rsid w:val="00347968"/>
    <w:rsid w:val="00350032"/>
    <w:rsid w:val="00350754"/>
    <w:rsid w:val="00350CE4"/>
    <w:rsid w:val="003512A4"/>
    <w:rsid w:val="00351AEC"/>
    <w:rsid w:val="0035203D"/>
    <w:rsid w:val="003520BF"/>
    <w:rsid w:val="003530DD"/>
    <w:rsid w:val="0035412C"/>
    <w:rsid w:val="00354804"/>
    <w:rsid w:val="00354BA6"/>
    <w:rsid w:val="003560D6"/>
    <w:rsid w:val="00356409"/>
    <w:rsid w:val="00356F27"/>
    <w:rsid w:val="0035717D"/>
    <w:rsid w:val="003577BE"/>
    <w:rsid w:val="00360DB7"/>
    <w:rsid w:val="003620DE"/>
    <w:rsid w:val="00362E65"/>
    <w:rsid w:val="00363EB9"/>
    <w:rsid w:val="00364573"/>
    <w:rsid w:val="00365583"/>
    <w:rsid w:val="00365AC0"/>
    <w:rsid w:val="00365BE6"/>
    <w:rsid w:val="00366085"/>
    <w:rsid w:val="003663F4"/>
    <w:rsid w:val="00366CAD"/>
    <w:rsid w:val="00366D08"/>
    <w:rsid w:val="00367C84"/>
    <w:rsid w:val="00367EA4"/>
    <w:rsid w:val="00370CDA"/>
    <w:rsid w:val="00371C5F"/>
    <w:rsid w:val="003727DD"/>
    <w:rsid w:val="00372986"/>
    <w:rsid w:val="003730C8"/>
    <w:rsid w:val="00374A16"/>
    <w:rsid w:val="00376A07"/>
    <w:rsid w:val="0037767D"/>
    <w:rsid w:val="00377B77"/>
    <w:rsid w:val="00377BE2"/>
    <w:rsid w:val="00377D90"/>
    <w:rsid w:val="003811C0"/>
    <w:rsid w:val="003813EA"/>
    <w:rsid w:val="0038172D"/>
    <w:rsid w:val="00381D93"/>
    <w:rsid w:val="003821EC"/>
    <w:rsid w:val="00382233"/>
    <w:rsid w:val="003828B5"/>
    <w:rsid w:val="00382BFF"/>
    <w:rsid w:val="00383E89"/>
    <w:rsid w:val="0038513C"/>
    <w:rsid w:val="00385A8B"/>
    <w:rsid w:val="00385AF7"/>
    <w:rsid w:val="00385E05"/>
    <w:rsid w:val="003863AE"/>
    <w:rsid w:val="00386F16"/>
    <w:rsid w:val="00386F78"/>
    <w:rsid w:val="00387AE6"/>
    <w:rsid w:val="00387ED9"/>
    <w:rsid w:val="00390C09"/>
    <w:rsid w:val="00390E12"/>
    <w:rsid w:val="00391CBD"/>
    <w:rsid w:val="0039212E"/>
    <w:rsid w:val="0039213B"/>
    <w:rsid w:val="00392A83"/>
    <w:rsid w:val="00392B30"/>
    <w:rsid w:val="0039311E"/>
    <w:rsid w:val="00393570"/>
    <w:rsid w:val="003946BE"/>
    <w:rsid w:val="003947CC"/>
    <w:rsid w:val="0039521F"/>
    <w:rsid w:val="0039546B"/>
    <w:rsid w:val="00396344"/>
    <w:rsid w:val="003966CB"/>
    <w:rsid w:val="00396CAD"/>
    <w:rsid w:val="0039771A"/>
    <w:rsid w:val="003A02CF"/>
    <w:rsid w:val="003A1968"/>
    <w:rsid w:val="003A2097"/>
    <w:rsid w:val="003A2F40"/>
    <w:rsid w:val="003A3420"/>
    <w:rsid w:val="003A35B0"/>
    <w:rsid w:val="003A4392"/>
    <w:rsid w:val="003A47CF"/>
    <w:rsid w:val="003A5438"/>
    <w:rsid w:val="003A5B6A"/>
    <w:rsid w:val="003A5E08"/>
    <w:rsid w:val="003A6509"/>
    <w:rsid w:val="003A6897"/>
    <w:rsid w:val="003A6A0E"/>
    <w:rsid w:val="003A6A32"/>
    <w:rsid w:val="003A6B9B"/>
    <w:rsid w:val="003A7D92"/>
    <w:rsid w:val="003B08A4"/>
    <w:rsid w:val="003B09D6"/>
    <w:rsid w:val="003B1751"/>
    <w:rsid w:val="003B21CA"/>
    <w:rsid w:val="003B2AC0"/>
    <w:rsid w:val="003B3A32"/>
    <w:rsid w:val="003B3BED"/>
    <w:rsid w:val="003B4269"/>
    <w:rsid w:val="003B43F9"/>
    <w:rsid w:val="003B45EC"/>
    <w:rsid w:val="003B4AA9"/>
    <w:rsid w:val="003B5333"/>
    <w:rsid w:val="003B5495"/>
    <w:rsid w:val="003B5547"/>
    <w:rsid w:val="003B7330"/>
    <w:rsid w:val="003B7331"/>
    <w:rsid w:val="003C0232"/>
    <w:rsid w:val="003C0509"/>
    <w:rsid w:val="003C0ED0"/>
    <w:rsid w:val="003C11C1"/>
    <w:rsid w:val="003C1FCB"/>
    <w:rsid w:val="003C228F"/>
    <w:rsid w:val="003C422C"/>
    <w:rsid w:val="003C463B"/>
    <w:rsid w:val="003C4F39"/>
    <w:rsid w:val="003C542C"/>
    <w:rsid w:val="003D0AC6"/>
    <w:rsid w:val="003D17FC"/>
    <w:rsid w:val="003D21F5"/>
    <w:rsid w:val="003D25CE"/>
    <w:rsid w:val="003D34B1"/>
    <w:rsid w:val="003D365E"/>
    <w:rsid w:val="003D5346"/>
    <w:rsid w:val="003D5580"/>
    <w:rsid w:val="003D6148"/>
    <w:rsid w:val="003D6D62"/>
    <w:rsid w:val="003D7529"/>
    <w:rsid w:val="003D76C2"/>
    <w:rsid w:val="003D7B38"/>
    <w:rsid w:val="003D7BFB"/>
    <w:rsid w:val="003E0DCF"/>
    <w:rsid w:val="003E1797"/>
    <w:rsid w:val="003E1A3A"/>
    <w:rsid w:val="003E232F"/>
    <w:rsid w:val="003E259F"/>
    <w:rsid w:val="003E3311"/>
    <w:rsid w:val="003E3636"/>
    <w:rsid w:val="003E377A"/>
    <w:rsid w:val="003E3E3F"/>
    <w:rsid w:val="003E4AD3"/>
    <w:rsid w:val="003E54C3"/>
    <w:rsid w:val="003E5B3D"/>
    <w:rsid w:val="003E5BED"/>
    <w:rsid w:val="003E710E"/>
    <w:rsid w:val="003E7940"/>
    <w:rsid w:val="003F04D4"/>
    <w:rsid w:val="003F0B01"/>
    <w:rsid w:val="003F0EB6"/>
    <w:rsid w:val="003F0F67"/>
    <w:rsid w:val="003F25FF"/>
    <w:rsid w:val="003F38FE"/>
    <w:rsid w:val="003F4654"/>
    <w:rsid w:val="003F5217"/>
    <w:rsid w:val="003F585B"/>
    <w:rsid w:val="003F58C5"/>
    <w:rsid w:val="003F5BC3"/>
    <w:rsid w:val="003F62C5"/>
    <w:rsid w:val="003F65A4"/>
    <w:rsid w:val="003F69FC"/>
    <w:rsid w:val="003F7EF7"/>
    <w:rsid w:val="0040042A"/>
    <w:rsid w:val="00400BFA"/>
    <w:rsid w:val="00400D6E"/>
    <w:rsid w:val="00401145"/>
    <w:rsid w:val="00401673"/>
    <w:rsid w:val="00401FE5"/>
    <w:rsid w:val="00403B54"/>
    <w:rsid w:val="00403EDD"/>
    <w:rsid w:val="004040E7"/>
    <w:rsid w:val="004048F7"/>
    <w:rsid w:val="00404DAB"/>
    <w:rsid w:val="004076A0"/>
    <w:rsid w:val="00407748"/>
    <w:rsid w:val="004105F1"/>
    <w:rsid w:val="0041106F"/>
    <w:rsid w:val="004113D2"/>
    <w:rsid w:val="00411BC1"/>
    <w:rsid w:val="00411D05"/>
    <w:rsid w:val="004125B6"/>
    <w:rsid w:val="00412C80"/>
    <w:rsid w:val="00412CC8"/>
    <w:rsid w:val="00414058"/>
    <w:rsid w:val="004147FE"/>
    <w:rsid w:val="004151D8"/>
    <w:rsid w:val="0041595E"/>
    <w:rsid w:val="0041764F"/>
    <w:rsid w:val="00417BEA"/>
    <w:rsid w:val="004211CC"/>
    <w:rsid w:val="0042212C"/>
    <w:rsid w:val="00422362"/>
    <w:rsid w:val="0042313A"/>
    <w:rsid w:val="004234A7"/>
    <w:rsid w:val="00423522"/>
    <w:rsid w:val="00423C82"/>
    <w:rsid w:val="00424118"/>
    <w:rsid w:val="004244FE"/>
    <w:rsid w:val="004247ED"/>
    <w:rsid w:val="00424B38"/>
    <w:rsid w:val="00424C13"/>
    <w:rsid w:val="004254A2"/>
    <w:rsid w:val="00425766"/>
    <w:rsid w:val="0042576A"/>
    <w:rsid w:val="004257F9"/>
    <w:rsid w:val="004258DF"/>
    <w:rsid w:val="004263D4"/>
    <w:rsid w:val="004268D0"/>
    <w:rsid w:val="004273CE"/>
    <w:rsid w:val="0043070A"/>
    <w:rsid w:val="00430CB8"/>
    <w:rsid w:val="0043103C"/>
    <w:rsid w:val="004317D7"/>
    <w:rsid w:val="00431AC9"/>
    <w:rsid w:val="00432352"/>
    <w:rsid w:val="00434235"/>
    <w:rsid w:val="00435443"/>
    <w:rsid w:val="00435709"/>
    <w:rsid w:val="00435D41"/>
    <w:rsid w:val="0043606B"/>
    <w:rsid w:val="00436080"/>
    <w:rsid w:val="004366F7"/>
    <w:rsid w:val="00436C67"/>
    <w:rsid w:val="00437057"/>
    <w:rsid w:val="00437E0A"/>
    <w:rsid w:val="0044003D"/>
    <w:rsid w:val="00440A30"/>
    <w:rsid w:val="00440D9A"/>
    <w:rsid w:val="00440F4E"/>
    <w:rsid w:val="0044151D"/>
    <w:rsid w:val="0044519E"/>
    <w:rsid w:val="00446492"/>
    <w:rsid w:val="00446843"/>
    <w:rsid w:val="004469B4"/>
    <w:rsid w:val="00447CB7"/>
    <w:rsid w:val="00451795"/>
    <w:rsid w:val="00451813"/>
    <w:rsid w:val="00451B32"/>
    <w:rsid w:val="004520C1"/>
    <w:rsid w:val="00455649"/>
    <w:rsid w:val="00455665"/>
    <w:rsid w:val="0045580E"/>
    <w:rsid w:val="00456099"/>
    <w:rsid w:val="004570FB"/>
    <w:rsid w:val="00457679"/>
    <w:rsid w:val="004576FA"/>
    <w:rsid w:val="00457CC1"/>
    <w:rsid w:val="00457DEF"/>
    <w:rsid w:val="0046062A"/>
    <w:rsid w:val="00460B79"/>
    <w:rsid w:val="00460D6F"/>
    <w:rsid w:val="004619E0"/>
    <w:rsid w:val="00461BAC"/>
    <w:rsid w:val="004629CA"/>
    <w:rsid w:val="00462E5E"/>
    <w:rsid w:val="00464089"/>
    <w:rsid w:val="004653F3"/>
    <w:rsid w:val="004654CA"/>
    <w:rsid w:val="00465CFF"/>
    <w:rsid w:val="00466B1B"/>
    <w:rsid w:val="004670F2"/>
    <w:rsid w:val="0046736E"/>
    <w:rsid w:val="004674F6"/>
    <w:rsid w:val="00467772"/>
    <w:rsid w:val="0046787C"/>
    <w:rsid w:val="004678DA"/>
    <w:rsid w:val="004679FC"/>
    <w:rsid w:val="00467B47"/>
    <w:rsid w:val="00467B88"/>
    <w:rsid w:val="004705A1"/>
    <w:rsid w:val="00470D74"/>
    <w:rsid w:val="00470DDB"/>
    <w:rsid w:val="00471422"/>
    <w:rsid w:val="00471744"/>
    <w:rsid w:val="00471A40"/>
    <w:rsid w:val="00471F5B"/>
    <w:rsid w:val="004731F6"/>
    <w:rsid w:val="004733BE"/>
    <w:rsid w:val="00473856"/>
    <w:rsid w:val="00473987"/>
    <w:rsid w:val="00473F26"/>
    <w:rsid w:val="00473F45"/>
    <w:rsid w:val="0047445A"/>
    <w:rsid w:val="00474662"/>
    <w:rsid w:val="0047500E"/>
    <w:rsid w:val="00476276"/>
    <w:rsid w:val="00476A4D"/>
    <w:rsid w:val="00476F6B"/>
    <w:rsid w:val="004806A0"/>
    <w:rsid w:val="00480761"/>
    <w:rsid w:val="00480E27"/>
    <w:rsid w:val="00480F8B"/>
    <w:rsid w:val="00481306"/>
    <w:rsid w:val="004816AF"/>
    <w:rsid w:val="004818ED"/>
    <w:rsid w:val="00481DE1"/>
    <w:rsid w:val="00482533"/>
    <w:rsid w:val="004825AA"/>
    <w:rsid w:val="00482761"/>
    <w:rsid w:val="00482B93"/>
    <w:rsid w:val="00482E7C"/>
    <w:rsid w:val="0048346C"/>
    <w:rsid w:val="00483476"/>
    <w:rsid w:val="00484B5E"/>
    <w:rsid w:val="00484E31"/>
    <w:rsid w:val="00485513"/>
    <w:rsid w:val="00486940"/>
    <w:rsid w:val="00486FDF"/>
    <w:rsid w:val="00487161"/>
    <w:rsid w:val="00487521"/>
    <w:rsid w:val="004902BD"/>
    <w:rsid w:val="004905D1"/>
    <w:rsid w:val="00493316"/>
    <w:rsid w:val="004940D7"/>
    <w:rsid w:val="004942DD"/>
    <w:rsid w:val="00494D48"/>
    <w:rsid w:val="00494E14"/>
    <w:rsid w:val="0049500C"/>
    <w:rsid w:val="004964D0"/>
    <w:rsid w:val="00496A22"/>
    <w:rsid w:val="00496F60"/>
    <w:rsid w:val="00497462"/>
    <w:rsid w:val="00497C9A"/>
    <w:rsid w:val="004A0965"/>
    <w:rsid w:val="004A22F3"/>
    <w:rsid w:val="004A2943"/>
    <w:rsid w:val="004A4ADD"/>
    <w:rsid w:val="004A4D31"/>
    <w:rsid w:val="004A4EFF"/>
    <w:rsid w:val="004A54EA"/>
    <w:rsid w:val="004A6840"/>
    <w:rsid w:val="004A7028"/>
    <w:rsid w:val="004A75EF"/>
    <w:rsid w:val="004A7A7A"/>
    <w:rsid w:val="004A7A7C"/>
    <w:rsid w:val="004A7CEA"/>
    <w:rsid w:val="004A7DA0"/>
    <w:rsid w:val="004A7E29"/>
    <w:rsid w:val="004B1659"/>
    <w:rsid w:val="004B18B5"/>
    <w:rsid w:val="004B2349"/>
    <w:rsid w:val="004B2D8B"/>
    <w:rsid w:val="004B3656"/>
    <w:rsid w:val="004B3BE0"/>
    <w:rsid w:val="004B422A"/>
    <w:rsid w:val="004B4E2E"/>
    <w:rsid w:val="004B651E"/>
    <w:rsid w:val="004B67F4"/>
    <w:rsid w:val="004B6AA0"/>
    <w:rsid w:val="004B7780"/>
    <w:rsid w:val="004B79DA"/>
    <w:rsid w:val="004C05AF"/>
    <w:rsid w:val="004C1110"/>
    <w:rsid w:val="004C17C1"/>
    <w:rsid w:val="004C17FC"/>
    <w:rsid w:val="004C1B84"/>
    <w:rsid w:val="004C22D8"/>
    <w:rsid w:val="004C44BA"/>
    <w:rsid w:val="004C5079"/>
    <w:rsid w:val="004C5685"/>
    <w:rsid w:val="004C587C"/>
    <w:rsid w:val="004C5CE2"/>
    <w:rsid w:val="004C6396"/>
    <w:rsid w:val="004C7AA3"/>
    <w:rsid w:val="004D0527"/>
    <w:rsid w:val="004D0748"/>
    <w:rsid w:val="004D07E9"/>
    <w:rsid w:val="004D0BFC"/>
    <w:rsid w:val="004D1EA5"/>
    <w:rsid w:val="004D30E8"/>
    <w:rsid w:val="004D3EB0"/>
    <w:rsid w:val="004D3EBC"/>
    <w:rsid w:val="004D3EC3"/>
    <w:rsid w:val="004D42B9"/>
    <w:rsid w:val="004D4E36"/>
    <w:rsid w:val="004D6E6B"/>
    <w:rsid w:val="004E034B"/>
    <w:rsid w:val="004E03EA"/>
    <w:rsid w:val="004E075B"/>
    <w:rsid w:val="004E0E06"/>
    <w:rsid w:val="004E2EB1"/>
    <w:rsid w:val="004E34EA"/>
    <w:rsid w:val="004E3E30"/>
    <w:rsid w:val="004E3EA4"/>
    <w:rsid w:val="004E4834"/>
    <w:rsid w:val="004E4B23"/>
    <w:rsid w:val="004E4B77"/>
    <w:rsid w:val="004E4E37"/>
    <w:rsid w:val="004E4E65"/>
    <w:rsid w:val="004E5258"/>
    <w:rsid w:val="004E5B9E"/>
    <w:rsid w:val="004E5EFB"/>
    <w:rsid w:val="004E65B6"/>
    <w:rsid w:val="004E6C1F"/>
    <w:rsid w:val="004E72D6"/>
    <w:rsid w:val="004F03E7"/>
    <w:rsid w:val="004F0F17"/>
    <w:rsid w:val="004F1F2F"/>
    <w:rsid w:val="004F242E"/>
    <w:rsid w:val="004F2CFC"/>
    <w:rsid w:val="004F2E56"/>
    <w:rsid w:val="004F3951"/>
    <w:rsid w:val="004F3A4E"/>
    <w:rsid w:val="004F3DD9"/>
    <w:rsid w:val="004F4718"/>
    <w:rsid w:val="004F4804"/>
    <w:rsid w:val="004F520D"/>
    <w:rsid w:val="004F5995"/>
    <w:rsid w:val="004F5DD9"/>
    <w:rsid w:val="004F7513"/>
    <w:rsid w:val="004F7C12"/>
    <w:rsid w:val="005000E9"/>
    <w:rsid w:val="00500223"/>
    <w:rsid w:val="00500BCA"/>
    <w:rsid w:val="005010D6"/>
    <w:rsid w:val="0050187F"/>
    <w:rsid w:val="005022D5"/>
    <w:rsid w:val="005025F4"/>
    <w:rsid w:val="00502845"/>
    <w:rsid w:val="005035E2"/>
    <w:rsid w:val="00503A28"/>
    <w:rsid w:val="00504532"/>
    <w:rsid w:val="005045F8"/>
    <w:rsid w:val="00504C7B"/>
    <w:rsid w:val="00505141"/>
    <w:rsid w:val="0050621D"/>
    <w:rsid w:val="00506584"/>
    <w:rsid w:val="0050662C"/>
    <w:rsid w:val="005067E6"/>
    <w:rsid w:val="00506A99"/>
    <w:rsid w:val="00506B50"/>
    <w:rsid w:val="00506E73"/>
    <w:rsid w:val="00511E98"/>
    <w:rsid w:val="005120D8"/>
    <w:rsid w:val="00512679"/>
    <w:rsid w:val="00512D00"/>
    <w:rsid w:val="00512E18"/>
    <w:rsid w:val="005132F7"/>
    <w:rsid w:val="0051362D"/>
    <w:rsid w:val="00514313"/>
    <w:rsid w:val="00514B40"/>
    <w:rsid w:val="0051507C"/>
    <w:rsid w:val="005154DC"/>
    <w:rsid w:val="005165CC"/>
    <w:rsid w:val="0051688E"/>
    <w:rsid w:val="005170A9"/>
    <w:rsid w:val="005174CA"/>
    <w:rsid w:val="00520416"/>
    <w:rsid w:val="005205EF"/>
    <w:rsid w:val="0052184F"/>
    <w:rsid w:val="00522876"/>
    <w:rsid w:val="00522962"/>
    <w:rsid w:val="00522CF0"/>
    <w:rsid w:val="005238AA"/>
    <w:rsid w:val="005240C4"/>
    <w:rsid w:val="00524400"/>
    <w:rsid w:val="00524BEE"/>
    <w:rsid w:val="00524F74"/>
    <w:rsid w:val="005253D9"/>
    <w:rsid w:val="00525AAD"/>
    <w:rsid w:val="00526026"/>
    <w:rsid w:val="00526C45"/>
    <w:rsid w:val="0052704F"/>
    <w:rsid w:val="005300EA"/>
    <w:rsid w:val="0053089B"/>
    <w:rsid w:val="00531453"/>
    <w:rsid w:val="00532420"/>
    <w:rsid w:val="00532540"/>
    <w:rsid w:val="00532738"/>
    <w:rsid w:val="005328C1"/>
    <w:rsid w:val="00534217"/>
    <w:rsid w:val="005377CB"/>
    <w:rsid w:val="00537B3E"/>
    <w:rsid w:val="00537E7F"/>
    <w:rsid w:val="00540F2F"/>
    <w:rsid w:val="005419C1"/>
    <w:rsid w:val="0054450B"/>
    <w:rsid w:val="00544832"/>
    <w:rsid w:val="005448D8"/>
    <w:rsid w:val="00544C1C"/>
    <w:rsid w:val="005452CE"/>
    <w:rsid w:val="0054682F"/>
    <w:rsid w:val="00546F3D"/>
    <w:rsid w:val="005473F4"/>
    <w:rsid w:val="00547495"/>
    <w:rsid w:val="005475AF"/>
    <w:rsid w:val="00550334"/>
    <w:rsid w:val="0055074F"/>
    <w:rsid w:val="005511FF"/>
    <w:rsid w:val="00551BFB"/>
    <w:rsid w:val="00551D7B"/>
    <w:rsid w:val="00552782"/>
    <w:rsid w:val="0055343C"/>
    <w:rsid w:val="00553B19"/>
    <w:rsid w:val="00553EFD"/>
    <w:rsid w:val="00553FDA"/>
    <w:rsid w:val="00554373"/>
    <w:rsid w:val="00554555"/>
    <w:rsid w:val="0055519C"/>
    <w:rsid w:val="0055523C"/>
    <w:rsid w:val="00555245"/>
    <w:rsid w:val="00555B82"/>
    <w:rsid w:val="00556A4E"/>
    <w:rsid w:val="00556E5D"/>
    <w:rsid w:val="0055738E"/>
    <w:rsid w:val="00560387"/>
    <w:rsid w:val="005608A6"/>
    <w:rsid w:val="00561426"/>
    <w:rsid w:val="0056198D"/>
    <w:rsid w:val="00561E41"/>
    <w:rsid w:val="00562394"/>
    <w:rsid w:val="00562517"/>
    <w:rsid w:val="00564554"/>
    <w:rsid w:val="00564F72"/>
    <w:rsid w:val="005653DC"/>
    <w:rsid w:val="00565B77"/>
    <w:rsid w:val="00566DF8"/>
    <w:rsid w:val="00567A09"/>
    <w:rsid w:val="00567BB4"/>
    <w:rsid w:val="00567CF1"/>
    <w:rsid w:val="0057025D"/>
    <w:rsid w:val="005706E7"/>
    <w:rsid w:val="00570A27"/>
    <w:rsid w:val="00570B2D"/>
    <w:rsid w:val="0057183C"/>
    <w:rsid w:val="00571C7E"/>
    <w:rsid w:val="00573516"/>
    <w:rsid w:val="005738F8"/>
    <w:rsid w:val="005740B2"/>
    <w:rsid w:val="00574554"/>
    <w:rsid w:val="00575237"/>
    <w:rsid w:val="005757FB"/>
    <w:rsid w:val="00575F78"/>
    <w:rsid w:val="0057629E"/>
    <w:rsid w:val="00576379"/>
    <w:rsid w:val="00577124"/>
    <w:rsid w:val="005777FC"/>
    <w:rsid w:val="005803C7"/>
    <w:rsid w:val="005803CA"/>
    <w:rsid w:val="005826BC"/>
    <w:rsid w:val="005829F2"/>
    <w:rsid w:val="00583317"/>
    <w:rsid w:val="005843E8"/>
    <w:rsid w:val="00584F1A"/>
    <w:rsid w:val="00585372"/>
    <w:rsid w:val="00586C0C"/>
    <w:rsid w:val="00587431"/>
    <w:rsid w:val="00587F9F"/>
    <w:rsid w:val="00590046"/>
    <w:rsid w:val="00590C04"/>
    <w:rsid w:val="005918CD"/>
    <w:rsid w:val="00591C30"/>
    <w:rsid w:val="005924F0"/>
    <w:rsid w:val="00592DBE"/>
    <w:rsid w:val="0059328D"/>
    <w:rsid w:val="0059393F"/>
    <w:rsid w:val="00593959"/>
    <w:rsid w:val="0059440E"/>
    <w:rsid w:val="00594505"/>
    <w:rsid w:val="00594CE3"/>
    <w:rsid w:val="005951C5"/>
    <w:rsid w:val="00595FD6"/>
    <w:rsid w:val="005963B4"/>
    <w:rsid w:val="00596533"/>
    <w:rsid w:val="005967EF"/>
    <w:rsid w:val="0059743C"/>
    <w:rsid w:val="0059753D"/>
    <w:rsid w:val="0059788A"/>
    <w:rsid w:val="005A01F2"/>
    <w:rsid w:val="005A16D9"/>
    <w:rsid w:val="005A2312"/>
    <w:rsid w:val="005A3D34"/>
    <w:rsid w:val="005A42D9"/>
    <w:rsid w:val="005A5116"/>
    <w:rsid w:val="005A5919"/>
    <w:rsid w:val="005A5EB4"/>
    <w:rsid w:val="005A5F45"/>
    <w:rsid w:val="005A6145"/>
    <w:rsid w:val="005A6558"/>
    <w:rsid w:val="005A6A7F"/>
    <w:rsid w:val="005A7564"/>
    <w:rsid w:val="005B016C"/>
    <w:rsid w:val="005B05DF"/>
    <w:rsid w:val="005B091F"/>
    <w:rsid w:val="005B0C2D"/>
    <w:rsid w:val="005B1A11"/>
    <w:rsid w:val="005B1B5D"/>
    <w:rsid w:val="005B1E04"/>
    <w:rsid w:val="005B20F7"/>
    <w:rsid w:val="005B38EB"/>
    <w:rsid w:val="005B458E"/>
    <w:rsid w:val="005B48E5"/>
    <w:rsid w:val="005B55A9"/>
    <w:rsid w:val="005B618A"/>
    <w:rsid w:val="005B6441"/>
    <w:rsid w:val="005B6E2B"/>
    <w:rsid w:val="005B6EF3"/>
    <w:rsid w:val="005B726E"/>
    <w:rsid w:val="005B7BE6"/>
    <w:rsid w:val="005C1093"/>
    <w:rsid w:val="005C178C"/>
    <w:rsid w:val="005C1A35"/>
    <w:rsid w:val="005C269B"/>
    <w:rsid w:val="005C26A0"/>
    <w:rsid w:val="005C2829"/>
    <w:rsid w:val="005C2BF1"/>
    <w:rsid w:val="005C41CE"/>
    <w:rsid w:val="005C4628"/>
    <w:rsid w:val="005C470D"/>
    <w:rsid w:val="005C481A"/>
    <w:rsid w:val="005C5C78"/>
    <w:rsid w:val="005C62C3"/>
    <w:rsid w:val="005C6D4A"/>
    <w:rsid w:val="005C6EF3"/>
    <w:rsid w:val="005C7052"/>
    <w:rsid w:val="005D1556"/>
    <w:rsid w:val="005D4F35"/>
    <w:rsid w:val="005D55F9"/>
    <w:rsid w:val="005D57A6"/>
    <w:rsid w:val="005D6AF2"/>
    <w:rsid w:val="005D772B"/>
    <w:rsid w:val="005D7FA5"/>
    <w:rsid w:val="005E01D3"/>
    <w:rsid w:val="005E0311"/>
    <w:rsid w:val="005E0D68"/>
    <w:rsid w:val="005E2572"/>
    <w:rsid w:val="005E263B"/>
    <w:rsid w:val="005E2736"/>
    <w:rsid w:val="005E2AEF"/>
    <w:rsid w:val="005E2FE0"/>
    <w:rsid w:val="005E3626"/>
    <w:rsid w:val="005E3836"/>
    <w:rsid w:val="005E4F7D"/>
    <w:rsid w:val="005E587D"/>
    <w:rsid w:val="005E5891"/>
    <w:rsid w:val="005E6025"/>
    <w:rsid w:val="005E7BC0"/>
    <w:rsid w:val="005F02C8"/>
    <w:rsid w:val="005F1463"/>
    <w:rsid w:val="005F1A30"/>
    <w:rsid w:val="005F1E20"/>
    <w:rsid w:val="005F2734"/>
    <w:rsid w:val="005F3469"/>
    <w:rsid w:val="005F4774"/>
    <w:rsid w:val="005F4A0D"/>
    <w:rsid w:val="005F5192"/>
    <w:rsid w:val="005F7F43"/>
    <w:rsid w:val="00600ED5"/>
    <w:rsid w:val="00600EEB"/>
    <w:rsid w:val="00601979"/>
    <w:rsid w:val="006022D1"/>
    <w:rsid w:val="00602F1B"/>
    <w:rsid w:val="0060472F"/>
    <w:rsid w:val="006050F2"/>
    <w:rsid w:val="006051C8"/>
    <w:rsid w:val="00605F75"/>
    <w:rsid w:val="0060600C"/>
    <w:rsid w:val="00606194"/>
    <w:rsid w:val="0060729F"/>
    <w:rsid w:val="00607CDF"/>
    <w:rsid w:val="00607FEC"/>
    <w:rsid w:val="0061054C"/>
    <w:rsid w:val="006107A0"/>
    <w:rsid w:val="0061182D"/>
    <w:rsid w:val="0061186B"/>
    <w:rsid w:val="00611885"/>
    <w:rsid w:val="00611DA4"/>
    <w:rsid w:val="00612793"/>
    <w:rsid w:val="00612E58"/>
    <w:rsid w:val="00613838"/>
    <w:rsid w:val="00614498"/>
    <w:rsid w:val="00614E7F"/>
    <w:rsid w:val="0061518A"/>
    <w:rsid w:val="00615346"/>
    <w:rsid w:val="00615923"/>
    <w:rsid w:val="006161DB"/>
    <w:rsid w:val="006164B8"/>
    <w:rsid w:val="006172ED"/>
    <w:rsid w:val="00617B1E"/>
    <w:rsid w:val="00620D43"/>
    <w:rsid w:val="006227DD"/>
    <w:rsid w:val="006229C7"/>
    <w:rsid w:val="00622D44"/>
    <w:rsid w:val="006232B1"/>
    <w:rsid w:val="00623EC1"/>
    <w:rsid w:val="006244D8"/>
    <w:rsid w:val="00624A3F"/>
    <w:rsid w:val="00624FA1"/>
    <w:rsid w:val="006255D9"/>
    <w:rsid w:val="006304F5"/>
    <w:rsid w:val="00631C10"/>
    <w:rsid w:val="00631C24"/>
    <w:rsid w:val="00632703"/>
    <w:rsid w:val="006335CF"/>
    <w:rsid w:val="00634336"/>
    <w:rsid w:val="00634A5B"/>
    <w:rsid w:val="006356AD"/>
    <w:rsid w:val="00636C9F"/>
    <w:rsid w:val="006373BF"/>
    <w:rsid w:val="006379F4"/>
    <w:rsid w:val="00640C26"/>
    <w:rsid w:val="00641188"/>
    <w:rsid w:val="00641330"/>
    <w:rsid w:val="006413AC"/>
    <w:rsid w:val="0064272B"/>
    <w:rsid w:val="00642F68"/>
    <w:rsid w:val="006432FA"/>
    <w:rsid w:val="006432FC"/>
    <w:rsid w:val="00643E3F"/>
    <w:rsid w:val="006449B5"/>
    <w:rsid w:val="00645EC2"/>
    <w:rsid w:val="00645FAD"/>
    <w:rsid w:val="0064611F"/>
    <w:rsid w:val="00646565"/>
    <w:rsid w:val="0064691A"/>
    <w:rsid w:val="00646C62"/>
    <w:rsid w:val="00646F90"/>
    <w:rsid w:val="00647EBB"/>
    <w:rsid w:val="00650133"/>
    <w:rsid w:val="00650EDE"/>
    <w:rsid w:val="00651676"/>
    <w:rsid w:val="006519A2"/>
    <w:rsid w:val="0065200F"/>
    <w:rsid w:val="006522A1"/>
    <w:rsid w:val="0065232A"/>
    <w:rsid w:val="00652F19"/>
    <w:rsid w:val="0065326A"/>
    <w:rsid w:val="0065358B"/>
    <w:rsid w:val="00653A81"/>
    <w:rsid w:val="00653C20"/>
    <w:rsid w:val="006561F4"/>
    <w:rsid w:val="00656B36"/>
    <w:rsid w:val="00657349"/>
    <w:rsid w:val="0065737D"/>
    <w:rsid w:val="0065786B"/>
    <w:rsid w:val="0066219F"/>
    <w:rsid w:val="00664630"/>
    <w:rsid w:val="00664D38"/>
    <w:rsid w:val="00664F4F"/>
    <w:rsid w:val="00665522"/>
    <w:rsid w:val="0066559B"/>
    <w:rsid w:val="006659AB"/>
    <w:rsid w:val="00665AAA"/>
    <w:rsid w:val="00665FB7"/>
    <w:rsid w:val="00666087"/>
    <w:rsid w:val="00666527"/>
    <w:rsid w:val="00666ACF"/>
    <w:rsid w:val="00667A2F"/>
    <w:rsid w:val="00667CA4"/>
    <w:rsid w:val="00670493"/>
    <w:rsid w:val="00671254"/>
    <w:rsid w:val="0067182A"/>
    <w:rsid w:val="00671A9A"/>
    <w:rsid w:val="006733A6"/>
    <w:rsid w:val="00673871"/>
    <w:rsid w:val="006749F4"/>
    <w:rsid w:val="00675F08"/>
    <w:rsid w:val="00676012"/>
    <w:rsid w:val="00676A3D"/>
    <w:rsid w:val="00676A98"/>
    <w:rsid w:val="00677A7C"/>
    <w:rsid w:val="00682C21"/>
    <w:rsid w:val="0068349F"/>
    <w:rsid w:val="00684501"/>
    <w:rsid w:val="00684E30"/>
    <w:rsid w:val="00684E76"/>
    <w:rsid w:val="00685276"/>
    <w:rsid w:val="0068535D"/>
    <w:rsid w:val="00685AD3"/>
    <w:rsid w:val="00686262"/>
    <w:rsid w:val="00686647"/>
    <w:rsid w:val="00686974"/>
    <w:rsid w:val="0068773E"/>
    <w:rsid w:val="006877E3"/>
    <w:rsid w:val="00687B12"/>
    <w:rsid w:val="00690AB7"/>
    <w:rsid w:val="0069142B"/>
    <w:rsid w:val="00692106"/>
    <w:rsid w:val="00692A28"/>
    <w:rsid w:val="00692B70"/>
    <w:rsid w:val="00692BC8"/>
    <w:rsid w:val="006930F1"/>
    <w:rsid w:val="006934EB"/>
    <w:rsid w:val="00693AFA"/>
    <w:rsid w:val="00694BFF"/>
    <w:rsid w:val="00695CE7"/>
    <w:rsid w:val="00695E90"/>
    <w:rsid w:val="00696A35"/>
    <w:rsid w:val="006971D3"/>
    <w:rsid w:val="006972E4"/>
    <w:rsid w:val="0069731D"/>
    <w:rsid w:val="006A0C36"/>
    <w:rsid w:val="006A10B3"/>
    <w:rsid w:val="006A1457"/>
    <w:rsid w:val="006A19CD"/>
    <w:rsid w:val="006A27E8"/>
    <w:rsid w:val="006A32E7"/>
    <w:rsid w:val="006A36DD"/>
    <w:rsid w:val="006A4063"/>
    <w:rsid w:val="006A439C"/>
    <w:rsid w:val="006A5687"/>
    <w:rsid w:val="006A56D9"/>
    <w:rsid w:val="006A711F"/>
    <w:rsid w:val="006A7A20"/>
    <w:rsid w:val="006B0489"/>
    <w:rsid w:val="006B1880"/>
    <w:rsid w:val="006B2264"/>
    <w:rsid w:val="006B2888"/>
    <w:rsid w:val="006B3778"/>
    <w:rsid w:val="006B41E8"/>
    <w:rsid w:val="006B4834"/>
    <w:rsid w:val="006B54C5"/>
    <w:rsid w:val="006B5C72"/>
    <w:rsid w:val="006B62D1"/>
    <w:rsid w:val="006B7C7F"/>
    <w:rsid w:val="006B7F6B"/>
    <w:rsid w:val="006C12DC"/>
    <w:rsid w:val="006C2572"/>
    <w:rsid w:val="006C25F1"/>
    <w:rsid w:val="006C33B6"/>
    <w:rsid w:val="006C367E"/>
    <w:rsid w:val="006C3A41"/>
    <w:rsid w:val="006C4923"/>
    <w:rsid w:val="006C56FF"/>
    <w:rsid w:val="006C5AA7"/>
    <w:rsid w:val="006C5E77"/>
    <w:rsid w:val="006C665B"/>
    <w:rsid w:val="006C6A00"/>
    <w:rsid w:val="006C6AA4"/>
    <w:rsid w:val="006C6CC3"/>
    <w:rsid w:val="006D1FAE"/>
    <w:rsid w:val="006D287D"/>
    <w:rsid w:val="006D382C"/>
    <w:rsid w:val="006D3C65"/>
    <w:rsid w:val="006D4008"/>
    <w:rsid w:val="006D503F"/>
    <w:rsid w:val="006D6866"/>
    <w:rsid w:val="006D6CF7"/>
    <w:rsid w:val="006D7AD6"/>
    <w:rsid w:val="006D7F66"/>
    <w:rsid w:val="006E0AF2"/>
    <w:rsid w:val="006E0C88"/>
    <w:rsid w:val="006E1817"/>
    <w:rsid w:val="006E245D"/>
    <w:rsid w:val="006E248E"/>
    <w:rsid w:val="006E3F39"/>
    <w:rsid w:val="006E425C"/>
    <w:rsid w:val="006E55F2"/>
    <w:rsid w:val="006E6DE0"/>
    <w:rsid w:val="006E70D8"/>
    <w:rsid w:val="006E7631"/>
    <w:rsid w:val="006E7877"/>
    <w:rsid w:val="006F08EC"/>
    <w:rsid w:val="006F0A53"/>
    <w:rsid w:val="006F1523"/>
    <w:rsid w:val="006F16D1"/>
    <w:rsid w:val="006F1B25"/>
    <w:rsid w:val="006F1FE0"/>
    <w:rsid w:val="006F269B"/>
    <w:rsid w:val="006F29EC"/>
    <w:rsid w:val="006F3027"/>
    <w:rsid w:val="006F6A78"/>
    <w:rsid w:val="006F710E"/>
    <w:rsid w:val="006F7384"/>
    <w:rsid w:val="006F7751"/>
    <w:rsid w:val="006F7777"/>
    <w:rsid w:val="00700EE1"/>
    <w:rsid w:val="00700F93"/>
    <w:rsid w:val="007013A6"/>
    <w:rsid w:val="00701C81"/>
    <w:rsid w:val="00701E30"/>
    <w:rsid w:val="007021B9"/>
    <w:rsid w:val="00702780"/>
    <w:rsid w:val="007030EE"/>
    <w:rsid w:val="00703429"/>
    <w:rsid w:val="007035C5"/>
    <w:rsid w:val="00704010"/>
    <w:rsid w:val="007043A3"/>
    <w:rsid w:val="007051B7"/>
    <w:rsid w:val="00705955"/>
    <w:rsid w:val="00705C03"/>
    <w:rsid w:val="0070652C"/>
    <w:rsid w:val="007070BE"/>
    <w:rsid w:val="007075B9"/>
    <w:rsid w:val="0070797C"/>
    <w:rsid w:val="00707F41"/>
    <w:rsid w:val="00710B28"/>
    <w:rsid w:val="00710B34"/>
    <w:rsid w:val="00710FEE"/>
    <w:rsid w:val="0071103A"/>
    <w:rsid w:val="00711723"/>
    <w:rsid w:val="00712092"/>
    <w:rsid w:val="00712095"/>
    <w:rsid w:val="00712405"/>
    <w:rsid w:val="00713042"/>
    <w:rsid w:val="007138B0"/>
    <w:rsid w:val="00714C6E"/>
    <w:rsid w:val="00714CB3"/>
    <w:rsid w:val="00714F71"/>
    <w:rsid w:val="0071576B"/>
    <w:rsid w:val="00715F2E"/>
    <w:rsid w:val="0071605E"/>
    <w:rsid w:val="00716255"/>
    <w:rsid w:val="00717BA7"/>
    <w:rsid w:val="007203C1"/>
    <w:rsid w:val="00720ADB"/>
    <w:rsid w:val="007239DE"/>
    <w:rsid w:val="00723C36"/>
    <w:rsid w:val="00723CA7"/>
    <w:rsid w:val="007242F2"/>
    <w:rsid w:val="00724A72"/>
    <w:rsid w:val="00724DCF"/>
    <w:rsid w:val="00725121"/>
    <w:rsid w:val="00725941"/>
    <w:rsid w:val="007259F5"/>
    <w:rsid w:val="00725E3C"/>
    <w:rsid w:val="007274B7"/>
    <w:rsid w:val="00730621"/>
    <w:rsid w:val="00731C0B"/>
    <w:rsid w:val="007331B7"/>
    <w:rsid w:val="00733200"/>
    <w:rsid w:val="0073320F"/>
    <w:rsid w:val="00733D6E"/>
    <w:rsid w:val="007345ED"/>
    <w:rsid w:val="00734F4E"/>
    <w:rsid w:val="007376F5"/>
    <w:rsid w:val="00737A63"/>
    <w:rsid w:val="007401FD"/>
    <w:rsid w:val="00740701"/>
    <w:rsid w:val="00740F84"/>
    <w:rsid w:val="00741114"/>
    <w:rsid w:val="00742AFB"/>
    <w:rsid w:val="00742E0A"/>
    <w:rsid w:val="007439F5"/>
    <w:rsid w:val="00745133"/>
    <w:rsid w:val="007461E6"/>
    <w:rsid w:val="0074633B"/>
    <w:rsid w:val="0074678E"/>
    <w:rsid w:val="00746AD2"/>
    <w:rsid w:val="00746BB1"/>
    <w:rsid w:val="00746E9D"/>
    <w:rsid w:val="0074769A"/>
    <w:rsid w:val="00747E6E"/>
    <w:rsid w:val="007501B4"/>
    <w:rsid w:val="007516C7"/>
    <w:rsid w:val="00751995"/>
    <w:rsid w:val="00752959"/>
    <w:rsid w:val="00752EF1"/>
    <w:rsid w:val="00753094"/>
    <w:rsid w:val="00753882"/>
    <w:rsid w:val="00753B0F"/>
    <w:rsid w:val="00754185"/>
    <w:rsid w:val="007541B1"/>
    <w:rsid w:val="0075474C"/>
    <w:rsid w:val="0075501B"/>
    <w:rsid w:val="007553D3"/>
    <w:rsid w:val="00755EC3"/>
    <w:rsid w:val="00756044"/>
    <w:rsid w:val="007561C2"/>
    <w:rsid w:val="00760AB7"/>
    <w:rsid w:val="00760E50"/>
    <w:rsid w:val="007610D0"/>
    <w:rsid w:val="00761A37"/>
    <w:rsid w:val="00761FDC"/>
    <w:rsid w:val="007622BC"/>
    <w:rsid w:val="00762B7A"/>
    <w:rsid w:val="00762F5B"/>
    <w:rsid w:val="007637F5"/>
    <w:rsid w:val="00763871"/>
    <w:rsid w:val="00765D40"/>
    <w:rsid w:val="0076633E"/>
    <w:rsid w:val="00766497"/>
    <w:rsid w:val="00766E2E"/>
    <w:rsid w:val="00766FBD"/>
    <w:rsid w:val="00772DF6"/>
    <w:rsid w:val="007730C8"/>
    <w:rsid w:val="00773DBD"/>
    <w:rsid w:val="00774104"/>
    <w:rsid w:val="00774446"/>
    <w:rsid w:val="00774C68"/>
    <w:rsid w:val="0077628A"/>
    <w:rsid w:val="007762AE"/>
    <w:rsid w:val="0077636B"/>
    <w:rsid w:val="00776A16"/>
    <w:rsid w:val="00776D44"/>
    <w:rsid w:val="00776F5A"/>
    <w:rsid w:val="007772B5"/>
    <w:rsid w:val="00777803"/>
    <w:rsid w:val="00777D7C"/>
    <w:rsid w:val="00781201"/>
    <w:rsid w:val="00781841"/>
    <w:rsid w:val="00781E8F"/>
    <w:rsid w:val="007821EC"/>
    <w:rsid w:val="0078266A"/>
    <w:rsid w:val="0078314D"/>
    <w:rsid w:val="007832DD"/>
    <w:rsid w:val="00784223"/>
    <w:rsid w:val="00784600"/>
    <w:rsid w:val="007847DC"/>
    <w:rsid w:val="00787734"/>
    <w:rsid w:val="00790845"/>
    <w:rsid w:val="007918EA"/>
    <w:rsid w:val="007921EE"/>
    <w:rsid w:val="0079230B"/>
    <w:rsid w:val="00792477"/>
    <w:rsid w:val="00792F82"/>
    <w:rsid w:val="007935EE"/>
    <w:rsid w:val="0079397F"/>
    <w:rsid w:val="00793CED"/>
    <w:rsid w:val="0079480A"/>
    <w:rsid w:val="00795326"/>
    <w:rsid w:val="0079630D"/>
    <w:rsid w:val="00796642"/>
    <w:rsid w:val="00796C4D"/>
    <w:rsid w:val="007972B0"/>
    <w:rsid w:val="007A0458"/>
    <w:rsid w:val="007A0EDE"/>
    <w:rsid w:val="007A22F5"/>
    <w:rsid w:val="007A2593"/>
    <w:rsid w:val="007A2B58"/>
    <w:rsid w:val="007A43E1"/>
    <w:rsid w:val="007A499E"/>
    <w:rsid w:val="007A4BDB"/>
    <w:rsid w:val="007A5012"/>
    <w:rsid w:val="007A51CB"/>
    <w:rsid w:val="007A5E85"/>
    <w:rsid w:val="007A5E89"/>
    <w:rsid w:val="007A5EDE"/>
    <w:rsid w:val="007A6440"/>
    <w:rsid w:val="007B0028"/>
    <w:rsid w:val="007B10DE"/>
    <w:rsid w:val="007B1207"/>
    <w:rsid w:val="007B16EB"/>
    <w:rsid w:val="007B1D75"/>
    <w:rsid w:val="007B21DF"/>
    <w:rsid w:val="007B2411"/>
    <w:rsid w:val="007B2513"/>
    <w:rsid w:val="007B31AE"/>
    <w:rsid w:val="007B3577"/>
    <w:rsid w:val="007B3E17"/>
    <w:rsid w:val="007B3E4A"/>
    <w:rsid w:val="007B54EE"/>
    <w:rsid w:val="007B6AAD"/>
    <w:rsid w:val="007B6BEC"/>
    <w:rsid w:val="007B6F7A"/>
    <w:rsid w:val="007B79F2"/>
    <w:rsid w:val="007B7E17"/>
    <w:rsid w:val="007C0783"/>
    <w:rsid w:val="007C07E7"/>
    <w:rsid w:val="007C1155"/>
    <w:rsid w:val="007C1295"/>
    <w:rsid w:val="007C20B0"/>
    <w:rsid w:val="007C219B"/>
    <w:rsid w:val="007C240C"/>
    <w:rsid w:val="007C2CC8"/>
    <w:rsid w:val="007C3802"/>
    <w:rsid w:val="007C40B5"/>
    <w:rsid w:val="007C42B8"/>
    <w:rsid w:val="007C5BC0"/>
    <w:rsid w:val="007C5DD8"/>
    <w:rsid w:val="007C6501"/>
    <w:rsid w:val="007C7280"/>
    <w:rsid w:val="007C7837"/>
    <w:rsid w:val="007C7F2D"/>
    <w:rsid w:val="007D042D"/>
    <w:rsid w:val="007D07A1"/>
    <w:rsid w:val="007D0E24"/>
    <w:rsid w:val="007D17AE"/>
    <w:rsid w:val="007D181A"/>
    <w:rsid w:val="007D1E69"/>
    <w:rsid w:val="007D2481"/>
    <w:rsid w:val="007D3607"/>
    <w:rsid w:val="007D4B7D"/>
    <w:rsid w:val="007D7048"/>
    <w:rsid w:val="007D71D6"/>
    <w:rsid w:val="007D76B2"/>
    <w:rsid w:val="007D784C"/>
    <w:rsid w:val="007E1670"/>
    <w:rsid w:val="007E1714"/>
    <w:rsid w:val="007E18F3"/>
    <w:rsid w:val="007E1C2E"/>
    <w:rsid w:val="007E2160"/>
    <w:rsid w:val="007E22BA"/>
    <w:rsid w:val="007E2585"/>
    <w:rsid w:val="007E3313"/>
    <w:rsid w:val="007E3FC5"/>
    <w:rsid w:val="007E4186"/>
    <w:rsid w:val="007E4B07"/>
    <w:rsid w:val="007E4FEF"/>
    <w:rsid w:val="007E609E"/>
    <w:rsid w:val="007E7CF8"/>
    <w:rsid w:val="007F13CF"/>
    <w:rsid w:val="007F1B16"/>
    <w:rsid w:val="007F204B"/>
    <w:rsid w:val="007F229E"/>
    <w:rsid w:val="007F2364"/>
    <w:rsid w:val="007F2772"/>
    <w:rsid w:val="007F306A"/>
    <w:rsid w:val="007F3C87"/>
    <w:rsid w:val="007F4849"/>
    <w:rsid w:val="007F7BA0"/>
    <w:rsid w:val="007F7C54"/>
    <w:rsid w:val="007F7E84"/>
    <w:rsid w:val="00800AB5"/>
    <w:rsid w:val="008018DF"/>
    <w:rsid w:val="00801D42"/>
    <w:rsid w:val="008023B6"/>
    <w:rsid w:val="00806178"/>
    <w:rsid w:val="00806C1E"/>
    <w:rsid w:val="0080724C"/>
    <w:rsid w:val="00807585"/>
    <w:rsid w:val="00807DCE"/>
    <w:rsid w:val="008100C6"/>
    <w:rsid w:val="00810E41"/>
    <w:rsid w:val="00810F30"/>
    <w:rsid w:val="008114BB"/>
    <w:rsid w:val="0081175A"/>
    <w:rsid w:val="0081261C"/>
    <w:rsid w:val="00814657"/>
    <w:rsid w:val="008146D3"/>
    <w:rsid w:val="00814990"/>
    <w:rsid w:val="00814A63"/>
    <w:rsid w:val="008167C3"/>
    <w:rsid w:val="00816FCD"/>
    <w:rsid w:val="00820528"/>
    <w:rsid w:val="008207E9"/>
    <w:rsid w:val="00820A58"/>
    <w:rsid w:val="00821CD0"/>
    <w:rsid w:val="00821F26"/>
    <w:rsid w:val="00822223"/>
    <w:rsid w:val="008225D5"/>
    <w:rsid w:val="0082365D"/>
    <w:rsid w:val="00824105"/>
    <w:rsid w:val="00825471"/>
    <w:rsid w:val="0082556C"/>
    <w:rsid w:val="008259E5"/>
    <w:rsid w:val="00825BE8"/>
    <w:rsid w:val="00826AA6"/>
    <w:rsid w:val="00826D2B"/>
    <w:rsid w:val="00830FCB"/>
    <w:rsid w:val="00831B09"/>
    <w:rsid w:val="00831E5C"/>
    <w:rsid w:val="00832610"/>
    <w:rsid w:val="008337C2"/>
    <w:rsid w:val="00834616"/>
    <w:rsid w:val="00834E3C"/>
    <w:rsid w:val="0083587F"/>
    <w:rsid w:val="00835FF9"/>
    <w:rsid w:val="0083603B"/>
    <w:rsid w:val="0083634C"/>
    <w:rsid w:val="00837B7F"/>
    <w:rsid w:val="00837D6C"/>
    <w:rsid w:val="00837EAB"/>
    <w:rsid w:val="00841463"/>
    <w:rsid w:val="00841D8F"/>
    <w:rsid w:val="00843CD8"/>
    <w:rsid w:val="00843D4B"/>
    <w:rsid w:val="00843F3D"/>
    <w:rsid w:val="008453F0"/>
    <w:rsid w:val="00846410"/>
    <w:rsid w:val="008467C8"/>
    <w:rsid w:val="00846EFF"/>
    <w:rsid w:val="0084722B"/>
    <w:rsid w:val="00850255"/>
    <w:rsid w:val="00850668"/>
    <w:rsid w:val="00850829"/>
    <w:rsid w:val="00850A54"/>
    <w:rsid w:val="00850F8D"/>
    <w:rsid w:val="00851152"/>
    <w:rsid w:val="008515AE"/>
    <w:rsid w:val="00852D43"/>
    <w:rsid w:val="00852DDC"/>
    <w:rsid w:val="00852EC6"/>
    <w:rsid w:val="00854261"/>
    <w:rsid w:val="00854BC4"/>
    <w:rsid w:val="00854D7D"/>
    <w:rsid w:val="00854D8B"/>
    <w:rsid w:val="00855523"/>
    <w:rsid w:val="0085557E"/>
    <w:rsid w:val="0085569F"/>
    <w:rsid w:val="00855C0E"/>
    <w:rsid w:val="00855C44"/>
    <w:rsid w:val="008567A7"/>
    <w:rsid w:val="0085688A"/>
    <w:rsid w:val="00856D5D"/>
    <w:rsid w:val="00857F09"/>
    <w:rsid w:val="0086052E"/>
    <w:rsid w:val="00860846"/>
    <w:rsid w:val="0086234B"/>
    <w:rsid w:val="008631FC"/>
    <w:rsid w:val="00864734"/>
    <w:rsid w:val="00864815"/>
    <w:rsid w:val="008650C2"/>
    <w:rsid w:val="0086565C"/>
    <w:rsid w:val="00865792"/>
    <w:rsid w:val="0086598D"/>
    <w:rsid w:val="008674EA"/>
    <w:rsid w:val="008675C2"/>
    <w:rsid w:val="0086760B"/>
    <w:rsid w:val="00870429"/>
    <w:rsid w:val="008711A2"/>
    <w:rsid w:val="00871EE6"/>
    <w:rsid w:val="00871F50"/>
    <w:rsid w:val="008722DE"/>
    <w:rsid w:val="008726B4"/>
    <w:rsid w:val="00872A26"/>
    <w:rsid w:val="008737BF"/>
    <w:rsid w:val="00873D51"/>
    <w:rsid w:val="00874307"/>
    <w:rsid w:val="00874A00"/>
    <w:rsid w:val="00874D5E"/>
    <w:rsid w:val="00876878"/>
    <w:rsid w:val="00876AD4"/>
    <w:rsid w:val="008770D7"/>
    <w:rsid w:val="0087743A"/>
    <w:rsid w:val="0087751C"/>
    <w:rsid w:val="008779B4"/>
    <w:rsid w:val="00877C59"/>
    <w:rsid w:val="008816D7"/>
    <w:rsid w:val="00881821"/>
    <w:rsid w:val="00881969"/>
    <w:rsid w:val="00881D1A"/>
    <w:rsid w:val="00882228"/>
    <w:rsid w:val="00882709"/>
    <w:rsid w:val="0088332F"/>
    <w:rsid w:val="0088360A"/>
    <w:rsid w:val="0088412F"/>
    <w:rsid w:val="008842FF"/>
    <w:rsid w:val="00884402"/>
    <w:rsid w:val="00884881"/>
    <w:rsid w:val="00884ABB"/>
    <w:rsid w:val="00884E78"/>
    <w:rsid w:val="00885655"/>
    <w:rsid w:val="00887211"/>
    <w:rsid w:val="008876F7"/>
    <w:rsid w:val="00887758"/>
    <w:rsid w:val="00890241"/>
    <w:rsid w:val="00890FBF"/>
    <w:rsid w:val="008910C1"/>
    <w:rsid w:val="00891347"/>
    <w:rsid w:val="008919A2"/>
    <w:rsid w:val="008919EF"/>
    <w:rsid w:val="00891A7C"/>
    <w:rsid w:val="00892310"/>
    <w:rsid w:val="0089271D"/>
    <w:rsid w:val="00893BAF"/>
    <w:rsid w:val="00893C80"/>
    <w:rsid w:val="008942B4"/>
    <w:rsid w:val="008949C7"/>
    <w:rsid w:val="0089570D"/>
    <w:rsid w:val="00896421"/>
    <w:rsid w:val="008972B1"/>
    <w:rsid w:val="008973DC"/>
    <w:rsid w:val="008A1CF9"/>
    <w:rsid w:val="008A2395"/>
    <w:rsid w:val="008A3015"/>
    <w:rsid w:val="008A3292"/>
    <w:rsid w:val="008A3A7C"/>
    <w:rsid w:val="008A3D36"/>
    <w:rsid w:val="008A50D5"/>
    <w:rsid w:val="008A5262"/>
    <w:rsid w:val="008A53F8"/>
    <w:rsid w:val="008A7224"/>
    <w:rsid w:val="008B02E0"/>
    <w:rsid w:val="008B1781"/>
    <w:rsid w:val="008B239B"/>
    <w:rsid w:val="008B2B17"/>
    <w:rsid w:val="008B2F66"/>
    <w:rsid w:val="008B31A7"/>
    <w:rsid w:val="008B45BF"/>
    <w:rsid w:val="008B568F"/>
    <w:rsid w:val="008B5D89"/>
    <w:rsid w:val="008B5E1E"/>
    <w:rsid w:val="008B63D2"/>
    <w:rsid w:val="008B688F"/>
    <w:rsid w:val="008B68CC"/>
    <w:rsid w:val="008B74CD"/>
    <w:rsid w:val="008B7597"/>
    <w:rsid w:val="008B774D"/>
    <w:rsid w:val="008B79FC"/>
    <w:rsid w:val="008C0098"/>
    <w:rsid w:val="008C1096"/>
    <w:rsid w:val="008C1A86"/>
    <w:rsid w:val="008C29CE"/>
    <w:rsid w:val="008C2AC3"/>
    <w:rsid w:val="008C2C7F"/>
    <w:rsid w:val="008C2DC0"/>
    <w:rsid w:val="008C5023"/>
    <w:rsid w:val="008C50CE"/>
    <w:rsid w:val="008C519C"/>
    <w:rsid w:val="008C5D5B"/>
    <w:rsid w:val="008C6917"/>
    <w:rsid w:val="008C7081"/>
    <w:rsid w:val="008C712A"/>
    <w:rsid w:val="008C73A3"/>
    <w:rsid w:val="008C7D7C"/>
    <w:rsid w:val="008D02B3"/>
    <w:rsid w:val="008D14A2"/>
    <w:rsid w:val="008D1B13"/>
    <w:rsid w:val="008D1E9F"/>
    <w:rsid w:val="008D1F8B"/>
    <w:rsid w:val="008D259A"/>
    <w:rsid w:val="008D27FF"/>
    <w:rsid w:val="008D2CD5"/>
    <w:rsid w:val="008D3198"/>
    <w:rsid w:val="008D557B"/>
    <w:rsid w:val="008D6DEE"/>
    <w:rsid w:val="008D75AA"/>
    <w:rsid w:val="008D795E"/>
    <w:rsid w:val="008E0B90"/>
    <w:rsid w:val="008E0F5B"/>
    <w:rsid w:val="008E1FD1"/>
    <w:rsid w:val="008E26D2"/>
    <w:rsid w:val="008E2BFB"/>
    <w:rsid w:val="008E3821"/>
    <w:rsid w:val="008E4DFF"/>
    <w:rsid w:val="008E4F94"/>
    <w:rsid w:val="008E4FCE"/>
    <w:rsid w:val="008E5009"/>
    <w:rsid w:val="008E76FC"/>
    <w:rsid w:val="008F0042"/>
    <w:rsid w:val="008F00D6"/>
    <w:rsid w:val="008F04DB"/>
    <w:rsid w:val="008F0605"/>
    <w:rsid w:val="008F0977"/>
    <w:rsid w:val="008F1C07"/>
    <w:rsid w:val="008F2129"/>
    <w:rsid w:val="008F21A7"/>
    <w:rsid w:val="008F2465"/>
    <w:rsid w:val="008F2872"/>
    <w:rsid w:val="008F28BF"/>
    <w:rsid w:val="008F299A"/>
    <w:rsid w:val="008F2A7F"/>
    <w:rsid w:val="008F2FC1"/>
    <w:rsid w:val="008F4190"/>
    <w:rsid w:val="008F4D62"/>
    <w:rsid w:val="008F5C86"/>
    <w:rsid w:val="008F69E7"/>
    <w:rsid w:val="00900A09"/>
    <w:rsid w:val="009023BE"/>
    <w:rsid w:val="00902B40"/>
    <w:rsid w:val="00902CC5"/>
    <w:rsid w:val="00902D61"/>
    <w:rsid w:val="0090444A"/>
    <w:rsid w:val="009053D8"/>
    <w:rsid w:val="00905865"/>
    <w:rsid w:val="00905945"/>
    <w:rsid w:val="00905C99"/>
    <w:rsid w:val="00905EB2"/>
    <w:rsid w:val="00906EE1"/>
    <w:rsid w:val="00907197"/>
    <w:rsid w:val="0090757B"/>
    <w:rsid w:val="00907B64"/>
    <w:rsid w:val="00911432"/>
    <w:rsid w:val="0091297B"/>
    <w:rsid w:val="00912E49"/>
    <w:rsid w:val="009132D8"/>
    <w:rsid w:val="009134DA"/>
    <w:rsid w:val="00913FC0"/>
    <w:rsid w:val="0091496E"/>
    <w:rsid w:val="00914A75"/>
    <w:rsid w:val="00914ED9"/>
    <w:rsid w:val="00915167"/>
    <w:rsid w:val="009155C6"/>
    <w:rsid w:val="00915605"/>
    <w:rsid w:val="009162F1"/>
    <w:rsid w:val="00916363"/>
    <w:rsid w:val="00916F4B"/>
    <w:rsid w:val="009204F9"/>
    <w:rsid w:val="00920527"/>
    <w:rsid w:val="0092078E"/>
    <w:rsid w:val="0092165C"/>
    <w:rsid w:val="00922190"/>
    <w:rsid w:val="009228B3"/>
    <w:rsid w:val="00922B80"/>
    <w:rsid w:val="00923FB5"/>
    <w:rsid w:val="00924043"/>
    <w:rsid w:val="009246AE"/>
    <w:rsid w:val="00924E99"/>
    <w:rsid w:val="00924FF1"/>
    <w:rsid w:val="00925B47"/>
    <w:rsid w:val="009264B4"/>
    <w:rsid w:val="00927066"/>
    <w:rsid w:val="009273E5"/>
    <w:rsid w:val="009277E2"/>
    <w:rsid w:val="009278FD"/>
    <w:rsid w:val="009304AA"/>
    <w:rsid w:val="00930D93"/>
    <w:rsid w:val="00930E35"/>
    <w:rsid w:val="0093132D"/>
    <w:rsid w:val="00932592"/>
    <w:rsid w:val="00932735"/>
    <w:rsid w:val="00932E8D"/>
    <w:rsid w:val="00933704"/>
    <w:rsid w:val="00933FBF"/>
    <w:rsid w:val="009342A7"/>
    <w:rsid w:val="009342D7"/>
    <w:rsid w:val="00934590"/>
    <w:rsid w:val="0093467E"/>
    <w:rsid w:val="00937584"/>
    <w:rsid w:val="009410EF"/>
    <w:rsid w:val="00942526"/>
    <w:rsid w:val="00942E9D"/>
    <w:rsid w:val="0094405F"/>
    <w:rsid w:val="009447EA"/>
    <w:rsid w:val="009452A5"/>
    <w:rsid w:val="00945CFD"/>
    <w:rsid w:val="00946B7D"/>
    <w:rsid w:val="00947528"/>
    <w:rsid w:val="0094783C"/>
    <w:rsid w:val="00947B40"/>
    <w:rsid w:val="00950A22"/>
    <w:rsid w:val="009514AD"/>
    <w:rsid w:val="00952700"/>
    <w:rsid w:val="009528CD"/>
    <w:rsid w:val="00952B13"/>
    <w:rsid w:val="00953524"/>
    <w:rsid w:val="00954A88"/>
    <w:rsid w:val="00954EAA"/>
    <w:rsid w:val="0095555B"/>
    <w:rsid w:val="00956108"/>
    <w:rsid w:val="00956825"/>
    <w:rsid w:val="00956975"/>
    <w:rsid w:val="00956AFC"/>
    <w:rsid w:val="009570AE"/>
    <w:rsid w:val="00957A93"/>
    <w:rsid w:val="009603C2"/>
    <w:rsid w:val="00960D8E"/>
    <w:rsid w:val="00961010"/>
    <w:rsid w:val="009610AA"/>
    <w:rsid w:val="00961B4E"/>
    <w:rsid w:val="00961E12"/>
    <w:rsid w:val="00961E6C"/>
    <w:rsid w:val="00962054"/>
    <w:rsid w:val="00962E0F"/>
    <w:rsid w:val="00962EED"/>
    <w:rsid w:val="00963BB9"/>
    <w:rsid w:val="00963CAE"/>
    <w:rsid w:val="00964587"/>
    <w:rsid w:val="00966243"/>
    <w:rsid w:val="00966A67"/>
    <w:rsid w:val="00967833"/>
    <w:rsid w:val="00967CDD"/>
    <w:rsid w:val="00970733"/>
    <w:rsid w:val="00970893"/>
    <w:rsid w:val="009710DA"/>
    <w:rsid w:val="009719B7"/>
    <w:rsid w:val="00972537"/>
    <w:rsid w:val="00972647"/>
    <w:rsid w:val="009729EA"/>
    <w:rsid w:val="00972D83"/>
    <w:rsid w:val="00973DDF"/>
    <w:rsid w:val="00974C99"/>
    <w:rsid w:val="00974CF5"/>
    <w:rsid w:val="00975098"/>
    <w:rsid w:val="009751FD"/>
    <w:rsid w:val="0097557B"/>
    <w:rsid w:val="009762FF"/>
    <w:rsid w:val="009767A0"/>
    <w:rsid w:val="00976A92"/>
    <w:rsid w:val="00976FE4"/>
    <w:rsid w:val="0097797D"/>
    <w:rsid w:val="00980F18"/>
    <w:rsid w:val="00981D4B"/>
    <w:rsid w:val="009825AD"/>
    <w:rsid w:val="00982F08"/>
    <w:rsid w:val="009835F6"/>
    <w:rsid w:val="00983732"/>
    <w:rsid w:val="00983A8D"/>
    <w:rsid w:val="0098424B"/>
    <w:rsid w:val="009852EF"/>
    <w:rsid w:val="00985B19"/>
    <w:rsid w:val="00985F8B"/>
    <w:rsid w:val="009871E1"/>
    <w:rsid w:val="00987DC8"/>
    <w:rsid w:val="009903FD"/>
    <w:rsid w:val="00991467"/>
    <w:rsid w:val="009917EF"/>
    <w:rsid w:val="00991813"/>
    <w:rsid w:val="009919D0"/>
    <w:rsid w:val="00991C6B"/>
    <w:rsid w:val="0099271E"/>
    <w:rsid w:val="00993458"/>
    <w:rsid w:val="0099363D"/>
    <w:rsid w:val="0099445D"/>
    <w:rsid w:val="0099468E"/>
    <w:rsid w:val="00994FE8"/>
    <w:rsid w:val="00995809"/>
    <w:rsid w:val="00995AB3"/>
    <w:rsid w:val="0099655A"/>
    <w:rsid w:val="00996809"/>
    <w:rsid w:val="00996D58"/>
    <w:rsid w:val="009A05C8"/>
    <w:rsid w:val="009A05E7"/>
    <w:rsid w:val="009A05F8"/>
    <w:rsid w:val="009A06E1"/>
    <w:rsid w:val="009A0FDE"/>
    <w:rsid w:val="009A14B2"/>
    <w:rsid w:val="009A1613"/>
    <w:rsid w:val="009A2C3D"/>
    <w:rsid w:val="009A2F8A"/>
    <w:rsid w:val="009A2F9F"/>
    <w:rsid w:val="009A3817"/>
    <w:rsid w:val="009A3C53"/>
    <w:rsid w:val="009A3DB1"/>
    <w:rsid w:val="009A4404"/>
    <w:rsid w:val="009A479D"/>
    <w:rsid w:val="009A4807"/>
    <w:rsid w:val="009A50D7"/>
    <w:rsid w:val="009A52F7"/>
    <w:rsid w:val="009A5D52"/>
    <w:rsid w:val="009A68B6"/>
    <w:rsid w:val="009A6DB4"/>
    <w:rsid w:val="009A7697"/>
    <w:rsid w:val="009A7F91"/>
    <w:rsid w:val="009B0307"/>
    <w:rsid w:val="009B05FC"/>
    <w:rsid w:val="009B2925"/>
    <w:rsid w:val="009B2D59"/>
    <w:rsid w:val="009B39D0"/>
    <w:rsid w:val="009B3BA9"/>
    <w:rsid w:val="009B4F34"/>
    <w:rsid w:val="009B51D4"/>
    <w:rsid w:val="009B5932"/>
    <w:rsid w:val="009B62B1"/>
    <w:rsid w:val="009B6474"/>
    <w:rsid w:val="009B663D"/>
    <w:rsid w:val="009B680E"/>
    <w:rsid w:val="009B72ED"/>
    <w:rsid w:val="009B745B"/>
    <w:rsid w:val="009C016F"/>
    <w:rsid w:val="009C0F3B"/>
    <w:rsid w:val="009C2030"/>
    <w:rsid w:val="009C2325"/>
    <w:rsid w:val="009C2FF1"/>
    <w:rsid w:val="009C31E4"/>
    <w:rsid w:val="009C3FEA"/>
    <w:rsid w:val="009C41F2"/>
    <w:rsid w:val="009C50C4"/>
    <w:rsid w:val="009C721F"/>
    <w:rsid w:val="009C7F4C"/>
    <w:rsid w:val="009D0EDF"/>
    <w:rsid w:val="009D1625"/>
    <w:rsid w:val="009D170A"/>
    <w:rsid w:val="009D1752"/>
    <w:rsid w:val="009D21B3"/>
    <w:rsid w:val="009D228D"/>
    <w:rsid w:val="009D3134"/>
    <w:rsid w:val="009D398C"/>
    <w:rsid w:val="009D3F03"/>
    <w:rsid w:val="009D4124"/>
    <w:rsid w:val="009D4890"/>
    <w:rsid w:val="009D4951"/>
    <w:rsid w:val="009D4AA1"/>
    <w:rsid w:val="009D58BB"/>
    <w:rsid w:val="009D5D8D"/>
    <w:rsid w:val="009D68ED"/>
    <w:rsid w:val="009D6DC2"/>
    <w:rsid w:val="009D6FA1"/>
    <w:rsid w:val="009D717C"/>
    <w:rsid w:val="009E07AD"/>
    <w:rsid w:val="009E1092"/>
    <w:rsid w:val="009E1B5E"/>
    <w:rsid w:val="009E328E"/>
    <w:rsid w:val="009E3C2E"/>
    <w:rsid w:val="009E3CB0"/>
    <w:rsid w:val="009E4540"/>
    <w:rsid w:val="009E5697"/>
    <w:rsid w:val="009E5779"/>
    <w:rsid w:val="009E6DFF"/>
    <w:rsid w:val="009E76CE"/>
    <w:rsid w:val="009F0F87"/>
    <w:rsid w:val="009F122B"/>
    <w:rsid w:val="009F18CE"/>
    <w:rsid w:val="009F1957"/>
    <w:rsid w:val="009F2BFE"/>
    <w:rsid w:val="009F4289"/>
    <w:rsid w:val="009F52ED"/>
    <w:rsid w:val="009F54B2"/>
    <w:rsid w:val="009F69FE"/>
    <w:rsid w:val="009F71B2"/>
    <w:rsid w:val="009F749C"/>
    <w:rsid w:val="009F7801"/>
    <w:rsid w:val="009F7DC7"/>
    <w:rsid w:val="00A00AFB"/>
    <w:rsid w:val="00A01114"/>
    <w:rsid w:val="00A013FA"/>
    <w:rsid w:val="00A017F5"/>
    <w:rsid w:val="00A030DA"/>
    <w:rsid w:val="00A04EBE"/>
    <w:rsid w:val="00A0520E"/>
    <w:rsid w:val="00A05DC7"/>
    <w:rsid w:val="00A05F5F"/>
    <w:rsid w:val="00A06C1C"/>
    <w:rsid w:val="00A10063"/>
    <w:rsid w:val="00A10C5F"/>
    <w:rsid w:val="00A10EDF"/>
    <w:rsid w:val="00A11230"/>
    <w:rsid w:val="00A11F9D"/>
    <w:rsid w:val="00A1342B"/>
    <w:rsid w:val="00A139D7"/>
    <w:rsid w:val="00A144FF"/>
    <w:rsid w:val="00A1461D"/>
    <w:rsid w:val="00A1551E"/>
    <w:rsid w:val="00A15CA4"/>
    <w:rsid w:val="00A17992"/>
    <w:rsid w:val="00A2221F"/>
    <w:rsid w:val="00A22706"/>
    <w:rsid w:val="00A23699"/>
    <w:rsid w:val="00A238CC"/>
    <w:rsid w:val="00A23999"/>
    <w:rsid w:val="00A23D0C"/>
    <w:rsid w:val="00A24138"/>
    <w:rsid w:val="00A24CF3"/>
    <w:rsid w:val="00A2509D"/>
    <w:rsid w:val="00A25278"/>
    <w:rsid w:val="00A2555D"/>
    <w:rsid w:val="00A257FA"/>
    <w:rsid w:val="00A25C0A"/>
    <w:rsid w:val="00A265A7"/>
    <w:rsid w:val="00A27B39"/>
    <w:rsid w:val="00A30070"/>
    <w:rsid w:val="00A31AA6"/>
    <w:rsid w:val="00A31E4C"/>
    <w:rsid w:val="00A31FD8"/>
    <w:rsid w:val="00A33169"/>
    <w:rsid w:val="00A335D2"/>
    <w:rsid w:val="00A33687"/>
    <w:rsid w:val="00A33AF4"/>
    <w:rsid w:val="00A33BCD"/>
    <w:rsid w:val="00A34654"/>
    <w:rsid w:val="00A347CC"/>
    <w:rsid w:val="00A3483E"/>
    <w:rsid w:val="00A351ED"/>
    <w:rsid w:val="00A355E2"/>
    <w:rsid w:val="00A35D09"/>
    <w:rsid w:val="00A35D3E"/>
    <w:rsid w:val="00A37004"/>
    <w:rsid w:val="00A379BE"/>
    <w:rsid w:val="00A4136C"/>
    <w:rsid w:val="00A41525"/>
    <w:rsid w:val="00A41C67"/>
    <w:rsid w:val="00A42E7D"/>
    <w:rsid w:val="00A43894"/>
    <w:rsid w:val="00A43D7D"/>
    <w:rsid w:val="00A4439C"/>
    <w:rsid w:val="00A4488E"/>
    <w:rsid w:val="00A44B34"/>
    <w:rsid w:val="00A44E7A"/>
    <w:rsid w:val="00A44EA9"/>
    <w:rsid w:val="00A44EB4"/>
    <w:rsid w:val="00A46114"/>
    <w:rsid w:val="00A461E0"/>
    <w:rsid w:val="00A465ED"/>
    <w:rsid w:val="00A47968"/>
    <w:rsid w:val="00A47E65"/>
    <w:rsid w:val="00A50062"/>
    <w:rsid w:val="00A51255"/>
    <w:rsid w:val="00A528CC"/>
    <w:rsid w:val="00A5291F"/>
    <w:rsid w:val="00A52D32"/>
    <w:rsid w:val="00A52E8F"/>
    <w:rsid w:val="00A52F24"/>
    <w:rsid w:val="00A530BA"/>
    <w:rsid w:val="00A538EC"/>
    <w:rsid w:val="00A541F4"/>
    <w:rsid w:val="00A54511"/>
    <w:rsid w:val="00A547EA"/>
    <w:rsid w:val="00A54C64"/>
    <w:rsid w:val="00A54D5E"/>
    <w:rsid w:val="00A559CD"/>
    <w:rsid w:val="00A5719F"/>
    <w:rsid w:val="00A575EA"/>
    <w:rsid w:val="00A60B81"/>
    <w:rsid w:val="00A61134"/>
    <w:rsid w:val="00A61342"/>
    <w:rsid w:val="00A61609"/>
    <w:rsid w:val="00A61BA2"/>
    <w:rsid w:val="00A61E9F"/>
    <w:rsid w:val="00A629E7"/>
    <w:rsid w:val="00A63481"/>
    <w:rsid w:val="00A63942"/>
    <w:rsid w:val="00A63956"/>
    <w:rsid w:val="00A63DFD"/>
    <w:rsid w:val="00A63E05"/>
    <w:rsid w:val="00A64A4C"/>
    <w:rsid w:val="00A64D53"/>
    <w:rsid w:val="00A6597B"/>
    <w:rsid w:val="00A65CA8"/>
    <w:rsid w:val="00A66A28"/>
    <w:rsid w:val="00A67B36"/>
    <w:rsid w:val="00A70CF3"/>
    <w:rsid w:val="00A71A81"/>
    <w:rsid w:val="00A71ABC"/>
    <w:rsid w:val="00A7216D"/>
    <w:rsid w:val="00A722A3"/>
    <w:rsid w:val="00A726DC"/>
    <w:rsid w:val="00A732E6"/>
    <w:rsid w:val="00A7402E"/>
    <w:rsid w:val="00A743FE"/>
    <w:rsid w:val="00A74812"/>
    <w:rsid w:val="00A7523F"/>
    <w:rsid w:val="00A75783"/>
    <w:rsid w:val="00A76CFE"/>
    <w:rsid w:val="00A76E59"/>
    <w:rsid w:val="00A77407"/>
    <w:rsid w:val="00A77A26"/>
    <w:rsid w:val="00A77E88"/>
    <w:rsid w:val="00A84A29"/>
    <w:rsid w:val="00A84A7F"/>
    <w:rsid w:val="00A84BA7"/>
    <w:rsid w:val="00A85D4E"/>
    <w:rsid w:val="00A87384"/>
    <w:rsid w:val="00A9065E"/>
    <w:rsid w:val="00A90C58"/>
    <w:rsid w:val="00A90F56"/>
    <w:rsid w:val="00A92C38"/>
    <w:rsid w:val="00A9349B"/>
    <w:rsid w:val="00A93A04"/>
    <w:rsid w:val="00A93A86"/>
    <w:rsid w:val="00A95478"/>
    <w:rsid w:val="00A9558B"/>
    <w:rsid w:val="00A96518"/>
    <w:rsid w:val="00A96C06"/>
    <w:rsid w:val="00A97141"/>
    <w:rsid w:val="00A97607"/>
    <w:rsid w:val="00A97CB6"/>
    <w:rsid w:val="00AA0CBD"/>
    <w:rsid w:val="00AA1660"/>
    <w:rsid w:val="00AA2689"/>
    <w:rsid w:val="00AA35A3"/>
    <w:rsid w:val="00AA4A23"/>
    <w:rsid w:val="00AA620E"/>
    <w:rsid w:val="00AA7305"/>
    <w:rsid w:val="00AA78CD"/>
    <w:rsid w:val="00AB09BA"/>
    <w:rsid w:val="00AB0B23"/>
    <w:rsid w:val="00AB10DF"/>
    <w:rsid w:val="00AB18E7"/>
    <w:rsid w:val="00AB1D10"/>
    <w:rsid w:val="00AB26B7"/>
    <w:rsid w:val="00AB29F7"/>
    <w:rsid w:val="00AB2C2C"/>
    <w:rsid w:val="00AB38E1"/>
    <w:rsid w:val="00AB4416"/>
    <w:rsid w:val="00AB7434"/>
    <w:rsid w:val="00AB7851"/>
    <w:rsid w:val="00AC0788"/>
    <w:rsid w:val="00AC0B79"/>
    <w:rsid w:val="00AC0DE3"/>
    <w:rsid w:val="00AC0EE3"/>
    <w:rsid w:val="00AC17A6"/>
    <w:rsid w:val="00AC1E03"/>
    <w:rsid w:val="00AC2744"/>
    <w:rsid w:val="00AC3193"/>
    <w:rsid w:val="00AC3974"/>
    <w:rsid w:val="00AC4055"/>
    <w:rsid w:val="00AC4721"/>
    <w:rsid w:val="00AC4B80"/>
    <w:rsid w:val="00AC5080"/>
    <w:rsid w:val="00AC51C5"/>
    <w:rsid w:val="00AC5709"/>
    <w:rsid w:val="00AC57EA"/>
    <w:rsid w:val="00AC59D3"/>
    <w:rsid w:val="00AC6317"/>
    <w:rsid w:val="00AD0006"/>
    <w:rsid w:val="00AD0270"/>
    <w:rsid w:val="00AD036E"/>
    <w:rsid w:val="00AD05CE"/>
    <w:rsid w:val="00AD1592"/>
    <w:rsid w:val="00AD1977"/>
    <w:rsid w:val="00AD1A56"/>
    <w:rsid w:val="00AD23B4"/>
    <w:rsid w:val="00AD29D4"/>
    <w:rsid w:val="00AD30E8"/>
    <w:rsid w:val="00AD3F4E"/>
    <w:rsid w:val="00AD449B"/>
    <w:rsid w:val="00AD4641"/>
    <w:rsid w:val="00AD4B50"/>
    <w:rsid w:val="00AD5358"/>
    <w:rsid w:val="00AD605F"/>
    <w:rsid w:val="00AD6068"/>
    <w:rsid w:val="00AD60ED"/>
    <w:rsid w:val="00AD61B5"/>
    <w:rsid w:val="00AD61C1"/>
    <w:rsid w:val="00AD6BA4"/>
    <w:rsid w:val="00AD6FDC"/>
    <w:rsid w:val="00AD78B2"/>
    <w:rsid w:val="00AD7EE0"/>
    <w:rsid w:val="00AE129D"/>
    <w:rsid w:val="00AE3856"/>
    <w:rsid w:val="00AE3A08"/>
    <w:rsid w:val="00AE43C7"/>
    <w:rsid w:val="00AE4AF8"/>
    <w:rsid w:val="00AE5437"/>
    <w:rsid w:val="00AE5F7E"/>
    <w:rsid w:val="00AE604D"/>
    <w:rsid w:val="00AE67A0"/>
    <w:rsid w:val="00AE6FC8"/>
    <w:rsid w:val="00AE7412"/>
    <w:rsid w:val="00AF060C"/>
    <w:rsid w:val="00AF0E50"/>
    <w:rsid w:val="00AF0E8F"/>
    <w:rsid w:val="00AF2AE5"/>
    <w:rsid w:val="00AF31E9"/>
    <w:rsid w:val="00AF3493"/>
    <w:rsid w:val="00AF4A17"/>
    <w:rsid w:val="00AF4DB9"/>
    <w:rsid w:val="00AF4E44"/>
    <w:rsid w:val="00AF4E9B"/>
    <w:rsid w:val="00AF5275"/>
    <w:rsid w:val="00AF5CF3"/>
    <w:rsid w:val="00AF5D51"/>
    <w:rsid w:val="00AF6B1C"/>
    <w:rsid w:val="00AF6D4E"/>
    <w:rsid w:val="00AF7BFB"/>
    <w:rsid w:val="00B00AF7"/>
    <w:rsid w:val="00B00E2A"/>
    <w:rsid w:val="00B01036"/>
    <w:rsid w:val="00B015E4"/>
    <w:rsid w:val="00B026DD"/>
    <w:rsid w:val="00B027E0"/>
    <w:rsid w:val="00B02C74"/>
    <w:rsid w:val="00B02E77"/>
    <w:rsid w:val="00B03028"/>
    <w:rsid w:val="00B0371F"/>
    <w:rsid w:val="00B03A96"/>
    <w:rsid w:val="00B03C6B"/>
    <w:rsid w:val="00B03F38"/>
    <w:rsid w:val="00B04B2B"/>
    <w:rsid w:val="00B0534C"/>
    <w:rsid w:val="00B0538A"/>
    <w:rsid w:val="00B06450"/>
    <w:rsid w:val="00B06599"/>
    <w:rsid w:val="00B06731"/>
    <w:rsid w:val="00B06927"/>
    <w:rsid w:val="00B07259"/>
    <w:rsid w:val="00B07D4E"/>
    <w:rsid w:val="00B07FC3"/>
    <w:rsid w:val="00B10486"/>
    <w:rsid w:val="00B1062A"/>
    <w:rsid w:val="00B113E2"/>
    <w:rsid w:val="00B11E8E"/>
    <w:rsid w:val="00B1315D"/>
    <w:rsid w:val="00B133FD"/>
    <w:rsid w:val="00B13BD7"/>
    <w:rsid w:val="00B13C9B"/>
    <w:rsid w:val="00B143C9"/>
    <w:rsid w:val="00B150A0"/>
    <w:rsid w:val="00B17725"/>
    <w:rsid w:val="00B2095C"/>
    <w:rsid w:val="00B2224D"/>
    <w:rsid w:val="00B2333A"/>
    <w:rsid w:val="00B238EE"/>
    <w:rsid w:val="00B241C3"/>
    <w:rsid w:val="00B24489"/>
    <w:rsid w:val="00B248E5"/>
    <w:rsid w:val="00B25423"/>
    <w:rsid w:val="00B26026"/>
    <w:rsid w:val="00B262CC"/>
    <w:rsid w:val="00B26569"/>
    <w:rsid w:val="00B26CF6"/>
    <w:rsid w:val="00B2780B"/>
    <w:rsid w:val="00B2785E"/>
    <w:rsid w:val="00B27ABE"/>
    <w:rsid w:val="00B307CE"/>
    <w:rsid w:val="00B307D4"/>
    <w:rsid w:val="00B309C0"/>
    <w:rsid w:val="00B30A9E"/>
    <w:rsid w:val="00B315E3"/>
    <w:rsid w:val="00B3183F"/>
    <w:rsid w:val="00B32AE3"/>
    <w:rsid w:val="00B333D6"/>
    <w:rsid w:val="00B33CED"/>
    <w:rsid w:val="00B35D4B"/>
    <w:rsid w:val="00B361C8"/>
    <w:rsid w:val="00B36726"/>
    <w:rsid w:val="00B370E7"/>
    <w:rsid w:val="00B4035E"/>
    <w:rsid w:val="00B40A31"/>
    <w:rsid w:val="00B40DB8"/>
    <w:rsid w:val="00B41A43"/>
    <w:rsid w:val="00B41C67"/>
    <w:rsid w:val="00B41F5F"/>
    <w:rsid w:val="00B420A2"/>
    <w:rsid w:val="00B42790"/>
    <w:rsid w:val="00B4426B"/>
    <w:rsid w:val="00B44442"/>
    <w:rsid w:val="00B44944"/>
    <w:rsid w:val="00B44D48"/>
    <w:rsid w:val="00B45626"/>
    <w:rsid w:val="00B45A18"/>
    <w:rsid w:val="00B46F8B"/>
    <w:rsid w:val="00B47BAB"/>
    <w:rsid w:val="00B50415"/>
    <w:rsid w:val="00B504A7"/>
    <w:rsid w:val="00B504AB"/>
    <w:rsid w:val="00B51232"/>
    <w:rsid w:val="00B538CC"/>
    <w:rsid w:val="00B54385"/>
    <w:rsid w:val="00B5478F"/>
    <w:rsid w:val="00B550EC"/>
    <w:rsid w:val="00B558A7"/>
    <w:rsid w:val="00B55D29"/>
    <w:rsid w:val="00B55E35"/>
    <w:rsid w:val="00B56A07"/>
    <w:rsid w:val="00B56AD6"/>
    <w:rsid w:val="00B57368"/>
    <w:rsid w:val="00B577E5"/>
    <w:rsid w:val="00B605A8"/>
    <w:rsid w:val="00B6077F"/>
    <w:rsid w:val="00B608AE"/>
    <w:rsid w:val="00B60ECD"/>
    <w:rsid w:val="00B61265"/>
    <w:rsid w:val="00B61321"/>
    <w:rsid w:val="00B61905"/>
    <w:rsid w:val="00B61F98"/>
    <w:rsid w:val="00B6384A"/>
    <w:rsid w:val="00B638C5"/>
    <w:rsid w:val="00B6416D"/>
    <w:rsid w:val="00B64E89"/>
    <w:rsid w:val="00B65261"/>
    <w:rsid w:val="00B65C49"/>
    <w:rsid w:val="00B6604B"/>
    <w:rsid w:val="00B67271"/>
    <w:rsid w:val="00B676CF"/>
    <w:rsid w:val="00B72372"/>
    <w:rsid w:val="00B72702"/>
    <w:rsid w:val="00B72BC1"/>
    <w:rsid w:val="00B739C1"/>
    <w:rsid w:val="00B73C13"/>
    <w:rsid w:val="00B747E1"/>
    <w:rsid w:val="00B74930"/>
    <w:rsid w:val="00B776E3"/>
    <w:rsid w:val="00B8099D"/>
    <w:rsid w:val="00B80E5D"/>
    <w:rsid w:val="00B80FCF"/>
    <w:rsid w:val="00B8120F"/>
    <w:rsid w:val="00B8126B"/>
    <w:rsid w:val="00B81833"/>
    <w:rsid w:val="00B8199B"/>
    <w:rsid w:val="00B82BA9"/>
    <w:rsid w:val="00B82C00"/>
    <w:rsid w:val="00B82D0F"/>
    <w:rsid w:val="00B8381C"/>
    <w:rsid w:val="00B83A7B"/>
    <w:rsid w:val="00B84948"/>
    <w:rsid w:val="00B863F2"/>
    <w:rsid w:val="00B865A9"/>
    <w:rsid w:val="00B86897"/>
    <w:rsid w:val="00B86A29"/>
    <w:rsid w:val="00B86D1C"/>
    <w:rsid w:val="00B86D24"/>
    <w:rsid w:val="00B870AF"/>
    <w:rsid w:val="00B874DA"/>
    <w:rsid w:val="00B9008D"/>
    <w:rsid w:val="00B91916"/>
    <w:rsid w:val="00B91B00"/>
    <w:rsid w:val="00B927C3"/>
    <w:rsid w:val="00B929FF"/>
    <w:rsid w:val="00B9376B"/>
    <w:rsid w:val="00B94F23"/>
    <w:rsid w:val="00B955EC"/>
    <w:rsid w:val="00B95D05"/>
    <w:rsid w:val="00B96751"/>
    <w:rsid w:val="00B9769C"/>
    <w:rsid w:val="00BA00D2"/>
    <w:rsid w:val="00BA05AE"/>
    <w:rsid w:val="00BA0BE9"/>
    <w:rsid w:val="00BA0CBD"/>
    <w:rsid w:val="00BA2DC1"/>
    <w:rsid w:val="00BA31EC"/>
    <w:rsid w:val="00BA399B"/>
    <w:rsid w:val="00BA4763"/>
    <w:rsid w:val="00BA4A3F"/>
    <w:rsid w:val="00BA5620"/>
    <w:rsid w:val="00BA5B7A"/>
    <w:rsid w:val="00BA62E8"/>
    <w:rsid w:val="00BA6377"/>
    <w:rsid w:val="00BA66CA"/>
    <w:rsid w:val="00BA687B"/>
    <w:rsid w:val="00BA70C6"/>
    <w:rsid w:val="00BA7191"/>
    <w:rsid w:val="00BA7A2F"/>
    <w:rsid w:val="00BB014F"/>
    <w:rsid w:val="00BB031E"/>
    <w:rsid w:val="00BB0BAA"/>
    <w:rsid w:val="00BB17FD"/>
    <w:rsid w:val="00BB1990"/>
    <w:rsid w:val="00BB1E48"/>
    <w:rsid w:val="00BB2353"/>
    <w:rsid w:val="00BB252C"/>
    <w:rsid w:val="00BB27EB"/>
    <w:rsid w:val="00BB37C8"/>
    <w:rsid w:val="00BB3FA7"/>
    <w:rsid w:val="00BB4CCA"/>
    <w:rsid w:val="00BB4DE8"/>
    <w:rsid w:val="00BB6109"/>
    <w:rsid w:val="00BB641E"/>
    <w:rsid w:val="00BB6BD4"/>
    <w:rsid w:val="00BB7432"/>
    <w:rsid w:val="00BB755E"/>
    <w:rsid w:val="00BB7ACB"/>
    <w:rsid w:val="00BC0220"/>
    <w:rsid w:val="00BC03EB"/>
    <w:rsid w:val="00BC05D5"/>
    <w:rsid w:val="00BC079D"/>
    <w:rsid w:val="00BC0B3D"/>
    <w:rsid w:val="00BC238A"/>
    <w:rsid w:val="00BC24E9"/>
    <w:rsid w:val="00BC2A04"/>
    <w:rsid w:val="00BC40CF"/>
    <w:rsid w:val="00BC4926"/>
    <w:rsid w:val="00BC5255"/>
    <w:rsid w:val="00BC62A5"/>
    <w:rsid w:val="00BC692D"/>
    <w:rsid w:val="00BC7AAF"/>
    <w:rsid w:val="00BC7D0A"/>
    <w:rsid w:val="00BC7DFA"/>
    <w:rsid w:val="00BD02D2"/>
    <w:rsid w:val="00BD02F1"/>
    <w:rsid w:val="00BD0BD0"/>
    <w:rsid w:val="00BD0CBF"/>
    <w:rsid w:val="00BD1732"/>
    <w:rsid w:val="00BD1B55"/>
    <w:rsid w:val="00BD1BC7"/>
    <w:rsid w:val="00BD1E4E"/>
    <w:rsid w:val="00BD22B6"/>
    <w:rsid w:val="00BD3863"/>
    <w:rsid w:val="00BD3FF0"/>
    <w:rsid w:val="00BD4473"/>
    <w:rsid w:val="00BD6AE9"/>
    <w:rsid w:val="00BD749B"/>
    <w:rsid w:val="00BD7AE9"/>
    <w:rsid w:val="00BD7DEB"/>
    <w:rsid w:val="00BD7EEF"/>
    <w:rsid w:val="00BE0700"/>
    <w:rsid w:val="00BE1811"/>
    <w:rsid w:val="00BE2A19"/>
    <w:rsid w:val="00BE2C17"/>
    <w:rsid w:val="00BE3BF6"/>
    <w:rsid w:val="00BE3F66"/>
    <w:rsid w:val="00BE44A1"/>
    <w:rsid w:val="00BE4B02"/>
    <w:rsid w:val="00BE5C93"/>
    <w:rsid w:val="00BE6958"/>
    <w:rsid w:val="00BE6CA8"/>
    <w:rsid w:val="00BE6D61"/>
    <w:rsid w:val="00BE6E86"/>
    <w:rsid w:val="00BE75A5"/>
    <w:rsid w:val="00BE7704"/>
    <w:rsid w:val="00BE7D42"/>
    <w:rsid w:val="00BE7F75"/>
    <w:rsid w:val="00BF03DD"/>
    <w:rsid w:val="00BF07F8"/>
    <w:rsid w:val="00BF0C1D"/>
    <w:rsid w:val="00BF0F6D"/>
    <w:rsid w:val="00BF1182"/>
    <w:rsid w:val="00BF195E"/>
    <w:rsid w:val="00BF2F06"/>
    <w:rsid w:val="00BF2FB0"/>
    <w:rsid w:val="00BF3699"/>
    <w:rsid w:val="00BF427A"/>
    <w:rsid w:val="00BF48F4"/>
    <w:rsid w:val="00BF5156"/>
    <w:rsid w:val="00BF5F90"/>
    <w:rsid w:val="00BF704B"/>
    <w:rsid w:val="00BF7706"/>
    <w:rsid w:val="00C00050"/>
    <w:rsid w:val="00C006E5"/>
    <w:rsid w:val="00C023A4"/>
    <w:rsid w:val="00C030CB"/>
    <w:rsid w:val="00C03BA3"/>
    <w:rsid w:val="00C03FD7"/>
    <w:rsid w:val="00C04354"/>
    <w:rsid w:val="00C0502F"/>
    <w:rsid w:val="00C05C76"/>
    <w:rsid w:val="00C05DFB"/>
    <w:rsid w:val="00C05DFC"/>
    <w:rsid w:val="00C072BE"/>
    <w:rsid w:val="00C112BC"/>
    <w:rsid w:val="00C11664"/>
    <w:rsid w:val="00C11678"/>
    <w:rsid w:val="00C121CE"/>
    <w:rsid w:val="00C16992"/>
    <w:rsid w:val="00C16F0E"/>
    <w:rsid w:val="00C1715A"/>
    <w:rsid w:val="00C17209"/>
    <w:rsid w:val="00C1797A"/>
    <w:rsid w:val="00C2000E"/>
    <w:rsid w:val="00C21BB1"/>
    <w:rsid w:val="00C21E20"/>
    <w:rsid w:val="00C22273"/>
    <w:rsid w:val="00C22825"/>
    <w:rsid w:val="00C22F9B"/>
    <w:rsid w:val="00C235A3"/>
    <w:rsid w:val="00C237C9"/>
    <w:rsid w:val="00C23CA7"/>
    <w:rsid w:val="00C24338"/>
    <w:rsid w:val="00C24A29"/>
    <w:rsid w:val="00C24F67"/>
    <w:rsid w:val="00C24FB5"/>
    <w:rsid w:val="00C25974"/>
    <w:rsid w:val="00C26309"/>
    <w:rsid w:val="00C26BA3"/>
    <w:rsid w:val="00C30396"/>
    <w:rsid w:val="00C303DC"/>
    <w:rsid w:val="00C3045B"/>
    <w:rsid w:val="00C30B7F"/>
    <w:rsid w:val="00C31549"/>
    <w:rsid w:val="00C32779"/>
    <w:rsid w:val="00C32CA5"/>
    <w:rsid w:val="00C32DC8"/>
    <w:rsid w:val="00C330EB"/>
    <w:rsid w:val="00C335AC"/>
    <w:rsid w:val="00C33E3B"/>
    <w:rsid w:val="00C3432D"/>
    <w:rsid w:val="00C34AB2"/>
    <w:rsid w:val="00C3578C"/>
    <w:rsid w:val="00C35FF8"/>
    <w:rsid w:val="00C360DA"/>
    <w:rsid w:val="00C400EE"/>
    <w:rsid w:val="00C40B05"/>
    <w:rsid w:val="00C41933"/>
    <w:rsid w:val="00C41E07"/>
    <w:rsid w:val="00C42F7C"/>
    <w:rsid w:val="00C4335F"/>
    <w:rsid w:val="00C437D4"/>
    <w:rsid w:val="00C439BC"/>
    <w:rsid w:val="00C43A8C"/>
    <w:rsid w:val="00C43B29"/>
    <w:rsid w:val="00C43D53"/>
    <w:rsid w:val="00C44147"/>
    <w:rsid w:val="00C4424B"/>
    <w:rsid w:val="00C45FC5"/>
    <w:rsid w:val="00C4600A"/>
    <w:rsid w:val="00C47305"/>
    <w:rsid w:val="00C47378"/>
    <w:rsid w:val="00C47564"/>
    <w:rsid w:val="00C47BF3"/>
    <w:rsid w:val="00C50E6E"/>
    <w:rsid w:val="00C50F71"/>
    <w:rsid w:val="00C5154C"/>
    <w:rsid w:val="00C515CA"/>
    <w:rsid w:val="00C5199C"/>
    <w:rsid w:val="00C51FFA"/>
    <w:rsid w:val="00C52B24"/>
    <w:rsid w:val="00C539A3"/>
    <w:rsid w:val="00C53E32"/>
    <w:rsid w:val="00C544C7"/>
    <w:rsid w:val="00C54F18"/>
    <w:rsid w:val="00C561CD"/>
    <w:rsid w:val="00C562DC"/>
    <w:rsid w:val="00C57825"/>
    <w:rsid w:val="00C57B60"/>
    <w:rsid w:val="00C60998"/>
    <w:rsid w:val="00C60A32"/>
    <w:rsid w:val="00C61220"/>
    <w:rsid w:val="00C61DA5"/>
    <w:rsid w:val="00C61F22"/>
    <w:rsid w:val="00C6255A"/>
    <w:rsid w:val="00C62F43"/>
    <w:rsid w:val="00C64025"/>
    <w:rsid w:val="00C6403D"/>
    <w:rsid w:val="00C64A4C"/>
    <w:rsid w:val="00C6515E"/>
    <w:rsid w:val="00C65AD8"/>
    <w:rsid w:val="00C66253"/>
    <w:rsid w:val="00C66595"/>
    <w:rsid w:val="00C665CF"/>
    <w:rsid w:val="00C6700F"/>
    <w:rsid w:val="00C67FAB"/>
    <w:rsid w:val="00C7083C"/>
    <w:rsid w:val="00C70C09"/>
    <w:rsid w:val="00C70DF0"/>
    <w:rsid w:val="00C718C2"/>
    <w:rsid w:val="00C71B1D"/>
    <w:rsid w:val="00C71D1B"/>
    <w:rsid w:val="00C71F63"/>
    <w:rsid w:val="00C724C7"/>
    <w:rsid w:val="00C72541"/>
    <w:rsid w:val="00C7286D"/>
    <w:rsid w:val="00C72B93"/>
    <w:rsid w:val="00C72BD8"/>
    <w:rsid w:val="00C73A66"/>
    <w:rsid w:val="00C73BCC"/>
    <w:rsid w:val="00C7522B"/>
    <w:rsid w:val="00C75727"/>
    <w:rsid w:val="00C758BA"/>
    <w:rsid w:val="00C75B09"/>
    <w:rsid w:val="00C75FDD"/>
    <w:rsid w:val="00C76378"/>
    <w:rsid w:val="00C7646B"/>
    <w:rsid w:val="00C76E7A"/>
    <w:rsid w:val="00C77288"/>
    <w:rsid w:val="00C774A6"/>
    <w:rsid w:val="00C77A5A"/>
    <w:rsid w:val="00C805E9"/>
    <w:rsid w:val="00C80745"/>
    <w:rsid w:val="00C81009"/>
    <w:rsid w:val="00C81472"/>
    <w:rsid w:val="00C8157F"/>
    <w:rsid w:val="00C818CB"/>
    <w:rsid w:val="00C8200B"/>
    <w:rsid w:val="00C831BC"/>
    <w:rsid w:val="00C8355F"/>
    <w:rsid w:val="00C8374C"/>
    <w:rsid w:val="00C84A02"/>
    <w:rsid w:val="00C85323"/>
    <w:rsid w:val="00C85622"/>
    <w:rsid w:val="00C85F22"/>
    <w:rsid w:val="00C86989"/>
    <w:rsid w:val="00C8718F"/>
    <w:rsid w:val="00C875AE"/>
    <w:rsid w:val="00C876A8"/>
    <w:rsid w:val="00C87AB6"/>
    <w:rsid w:val="00C90041"/>
    <w:rsid w:val="00C901D8"/>
    <w:rsid w:val="00C9031B"/>
    <w:rsid w:val="00C903A5"/>
    <w:rsid w:val="00C904BA"/>
    <w:rsid w:val="00C9158E"/>
    <w:rsid w:val="00C91DDA"/>
    <w:rsid w:val="00C91F17"/>
    <w:rsid w:val="00C92091"/>
    <w:rsid w:val="00C927B6"/>
    <w:rsid w:val="00C92AFF"/>
    <w:rsid w:val="00C92FFC"/>
    <w:rsid w:val="00C93897"/>
    <w:rsid w:val="00C93D19"/>
    <w:rsid w:val="00C93E97"/>
    <w:rsid w:val="00C94770"/>
    <w:rsid w:val="00C94BBD"/>
    <w:rsid w:val="00C95CE3"/>
    <w:rsid w:val="00C97AEF"/>
    <w:rsid w:val="00C97C71"/>
    <w:rsid w:val="00C97F94"/>
    <w:rsid w:val="00CA07BD"/>
    <w:rsid w:val="00CA2CE9"/>
    <w:rsid w:val="00CA3248"/>
    <w:rsid w:val="00CA3D3D"/>
    <w:rsid w:val="00CA3EC1"/>
    <w:rsid w:val="00CA4C56"/>
    <w:rsid w:val="00CA5169"/>
    <w:rsid w:val="00CA53CC"/>
    <w:rsid w:val="00CA5C09"/>
    <w:rsid w:val="00CA6611"/>
    <w:rsid w:val="00CA7841"/>
    <w:rsid w:val="00CB00B6"/>
    <w:rsid w:val="00CB00CC"/>
    <w:rsid w:val="00CB02B9"/>
    <w:rsid w:val="00CB03A8"/>
    <w:rsid w:val="00CB0745"/>
    <w:rsid w:val="00CB0A37"/>
    <w:rsid w:val="00CB1CE4"/>
    <w:rsid w:val="00CB361B"/>
    <w:rsid w:val="00CB3B19"/>
    <w:rsid w:val="00CB431C"/>
    <w:rsid w:val="00CB5A74"/>
    <w:rsid w:val="00CB5BE8"/>
    <w:rsid w:val="00CB6EEC"/>
    <w:rsid w:val="00CB70CC"/>
    <w:rsid w:val="00CB72FC"/>
    <w:rsid w:val="00CB7673"/>
    <w:rsid w:val="00CC0F07"/>
    <w:rsid w:val="00CC1EE9"/>
    <w:rsid w:val="00CC2016"/>
    <w:rsid w:val="00CC33B9"/>
    <w:rsid w:val="00CC3741"/>
    <w:rsid w:val="00CC5926"/>
    <w:rsid w:val="00CC7A3B"/>
    <w:rsid w:val="00CD05E4"/>
    <w:rsid w:val="00CD07FA"/>
    <w:rsid w:val="00CD1453"/>
    <w:rsid w:val="00CD1638"/>
    <w:rsid w:val="00CD1745"/>
    <w:rsid w:val="00CD3AF5"/>
    <w:rsid w:val="00CD4304"/>
    <w:rsid w:val="00CD4E31"/>
    <w:rsid w:val="00CD5164"/>
    <w:rsid w:val="00CD7C9F"/>
    <w:rsid w:val="00CE1DF9"/>
    <w:rsid w:val="00CE346F"/>
    <w:rsid w:val="00CE3906"/>
    <w:rsid w:val="00CE3FB1"/>
    <w:rsid w:val="00CE4262"/>
    <w:rsid w:val="00CE4C5F"/>
    <w:rsid w:val="00CE52B3"/>
    <w:rsid w:val="00CE5779"/>
    <w:rsid w:val="00CE66A8"/>
    <w:rsid w:val="00CE6D65"/>
    <w:rsid w:val="00CE7510"/>
    <w:rsid w:val="00CF03C6"/>
    <w:rsid w:val="00CF0C5C"/>
    <w:rsid w:val="00CF0ECC"/>
    <w:rsid w:val="00CF1FE6"/>
    <w:rsid w:val="00CF2B91"/>
    <w:rsid w:val="00CF2BB6"/>
    <w:rsid w:val="00D00076"/>
    <w:rsid w:val="00D0027F"/>
    <w:rsid w:val="00D00343"/>
    <w:rsid w:val="00D00589"/>
    <w:rsid w:val="00D01349"/>
    <w:rsid w:val="00D01D2B"/>
    <w:rsid w:val="00D01D63"/>
    <w:rsid w:val="00D02151"/>
    <w:rsid w:val="00D02992"/>
    <w:rsid w:val="00D02A0A"/>
    <w:rsid w:val="00D04039"/>
    <w:rsid w:val="00D0424B"/>
    <w:rsid w:val="00D0469E"/>
    <w:rsid w:val="00D047AE"/>
    <w:rsid w:val="00D04AF6"/>
    <w:rsid w:val="00D05758"/>
    <w:rsid w:val="00D05F03"/>
    <w:rsid w:val="00D073F3"/>
    <w:rsid w:val="00D10276"/>
    <w:rsid w:val="00D11532"/>
    <w:rsid w:val="00D1160E"/>
    <w:rsid w:val="00D1187A"/>
    <w:rsid w:val="00D131CA"/>
    <w:rsid w:val="00D13252"/>
    <w:rsid w:val="00D137A8"/>
    <w:rsid w:val="00D13DD2"/>
    <w:rsid w:val="00D13FC1"/>
    <w:rsid w:val="00D141C2"/>
    <w:rsid w:val="00D146CA"/>
    <w:rsid w:val="00D14F6A"/>
    <w:rsid w:val="00D157C8"/>
    <w:rsid w:val="00D159B4"/>
    <w:rsid w:val="00D15A87"/>
    <w:rsid w:val="00D16DEB"/>
    <w:rsid w:val="00D174CC"/>
    <w:rsid w:val="00D17905"/>
    <w:rsid w:val="00D206F5"/>
    <w:rsid w:val="00D2095F"/>
    <w:rsid w:val="00D20A65"/>
    <w:rsid w:val="00D20A8B"/>
    <w:rsid w:val="00D20F6B"/>
    <w:rsid w:val="00D20FB7"/>
    <w:rsid w:val="00D214A1"/>
    <w:rsid w:val="00D21535"/>
    <w:rsid w:val="00D227C8"/>
    <w:rsid w:val="00D22844"/>
    <w:rsid w:val="00D2326F"/>
    <w:rsid w:val="00D23773"/>
    <w:rsid w:val="00D241F8"/>
    <w:rsid w:val="00D245C9"/>
    <w:rsid w:val="00D2599C"/>
    <w:rsid w:val="00D25B90"/>
    <w:rsid w:val="00D25CC6"/>
    <w:rsid w:val="00D25CEF"/>
    <w:rsid w:val="00D25DE0"/>
    <w:rsid w:val="00D26AD9"/>
    <w:rsid w:val="00D26FCD"/>
    <w:rsid w:val="00D275CE"/>
    <w:rsid w:val="00D27864"/>
    <w:rsid w:val="00D30254"/>
    <w:rsid w:val="00D30C61"/>
    <w:rsid w:val="00D30E45"/>
    <w:rsid w:val="00D31F8F"/>
    <w:rsid w:val="00D321A0"/>
    <w:rsid w:val="00D32A0E"/>
    <w:rsid w:val="00D3312D"/>
    <w:rsid w:val="00D3322B"/>
    <w:rsid w:val="00D33522"/>
    <w:rsid w:val="00D336E5"/>
    <w:rsid w:val="00D33B60"/>
    <w:rsid w:val="00D35579"/>
    <w:rsid w:val="00D35EE4"/>
    <w:rsid w:val="00D368EC"/>
    <w:rsid w:val="00D36C86"/>
    <w:rsid w:val="00D36F84"/>
    <w:rsid w:val="00D37795"/>
    <w:rsid w:val="00D4025C"/>
    <w:rsid w:val="00D40A57"/>
    <w:rsid w:val="00D410FB"/>
    <w:rsid w:val="00D41DE0"/>
    <w:rsid w:val="00D42986"/>
    <w:rsid w:val="00D43520"/>
    <w:rsid w:val="00D43686"/>
    <w:rsid w:val="00D43DE9"/>
    <w:rsid w:val="00D43E6D"/>
    <w:rsid w:val="00D43E9E"/>
    <w:rsid w:val="00D44008"/>
    <w:rsid w:val="00D4456B"/>
    <w:rsid w:val="00D446BA"/>
    <w:rsid w:val="00D45151"/>
    <w:rsid w:val="00D45B60"/>
    <w:rsid w:val="00D46660"/>
    <w:rsid w:val="00D46847"/>
    <w:rsid w:val="00D469A1"/>
    <w:rsid w:val="00D46AB2"/>
    <w:rsid w:val="00D46EC8"/>
    <w:rsid w:val="00D46FDC"/>
    <w:rsid w:val="00D505E8"/>
    <w:rsid w:val="00D50B66"/>
    <w:rsid w:val="00D52CA0"/>
    <w:rsid w:val="00D52D7B"/>
    <w:rsid w:val="00D530A9"/>
    <w:rsid w:val="00D539E6"/>
    <w:rsid w:val="00D54220"/>
    <w:rsid w:val="00D5441D"/>
    <w:rsid w:val="00D54BA3"/>
    <w:rsid w:val="00D54BBA"/>
    <w:rsid w:val="00D54C56"/>
    <w:rsid w:val="00D56A99"/>
    <w:rsid w:val="00D5710F"/>
    <w:rsid w:val="00D57C4C"/>
    <w:rsid w:val="00D60236"/>
    <w:rsid w:val="00D603FA"/>
    <w:rsid w:val="00D608DC"/>
    <w:rsid w:val="00D609C9"/>
    <w:rsid w:val="00D60AB3"/>
    <w:rsid w:val="00D6170A"/>
    <w:rsid w:val="00D61ABF"/>
    <w:rsid w:val="00D61ED2"/>
    <w:rsid w:val="00D64263"/>
    <w:rsid w:val="00D6493F"/>
    <w:rsid w:val="00D65203"/>
    <w:rsid w:val="00D6548D"/>
    <w:rsid w:val="00D6646C"/>
    <w:rsid w:val="00D66D35"/>
    <w:rsid w:val="00D66D8F"/>
    <w:rsid w:val="00D6773B"/>
    <w:rsid w:val="00D678C5"/>
    <w:rsid w:val="00D70178"/>
    <w:rsid w:val="00D70CE8"/>
    <w:rsid w:val="00D72201"/>
    <w:rsid w:val="00D725B4"/>
    <w:rsid w:val="00D725E7"/>
    <w:rsid w:val="00D72EFF"/>
    <w:rsid w:val="00D73099"/>
    <w:rsid w:val="00D73BD2"/>
    <w:rsid w:val="00D743AB"/>
    <w:rsid w:val="00D77A46"/>
    <w:rsid w:val="00D77EC7"/>
    <w:rsid w:val="00D80BC6"/>
    <w:rsid w:val="00D812FE"/>
    <w:rsid w:val="00D81654"/>
    <w:rsid w:val="00D81C98"/>
    <w:rsid w:val="00D81FCD"/>
    <w:rsid w:val="00D82F0D"/>
    <w:rsid w:val="00D83BE4"/>
    <w:rsid w:val="00D8453C"/>
    <w:rsid w:val="00D849FA"/>
    <w:rsid w:val="00D84B6F"/>
    <w:rsid w:val="00D84E26"/>
    <w:rsid w:val="00D8508F"/>
    <w:rsid w:val="00D852B9"/>
    <w:rsid w:val="00D85686"/>
    <w:rsid w:val="00D859EE"/>
    <w:rsid w:val="00D86714"/>
    <w:rsid w:val="00D900B5"/>
    <w:rsid w:val="00D9060C"/>
    <w:rsid w:val="00D906F3"/>
    <w:rsid w:val="00D90D9B"/>
    <w:rsid w:val="00D91545"/>
    <w:rsid w:val="00D916D6"/>
    <w:rsid w:val="00D91FDB"/>
    <w:rsid w:val="00D93057"/>
    <w:rsid w:val="00D93EC9"/>
    <w:rsid w:val="00D94A5E"/>
    <w:rsid w:val="00D955C3"/>
    <w:rsid w:val="00D95FF1"/>
    <w:rsid w:val="00D9766B"/>
    <w:rsid w:val="00DA03BC"/>
    <w:rsid w:val="00DA1B9A"/>
    <w:rsid w:val="00DA1F3F"/>
    <w:rsid w:val="00DA1F58"/>
    <w:rsid w:val="00DA23F1"/>
    <w:rsid w:val="00DA26B9"/>
    <w:rsid w:val="00DA2B0B"/>
    <w:rsid w:val="00DA2B18"/>
    <w:rsid w:val="00DA2EDD"/>
    <w:rsid w:val="00DA312E"/>
    <w:rsid w:val="00DA3227"/>
    <w:rsid w:val="00DA3418"/>
    <w:rsid w:val="00DA3C87"/>
    <w:rsid w:val="00DA3EEC"/>
    <w:rsid w:val="00DA5F0B"/>
    <w:rsid w:val="00DA5F8D"/>
    <w:rsid w:val="00DA6A8B"/>
    <w:rsid w:val="00DA6FBE"/>
    <w:rsid w:val="00DA71D6"/>
    <w:rsid w:val="00DA78FB"/>
    <w:rsid w:val="00DA79C7"/>
    <w:rsid w:val="00DB0548"/>
    <w:rsid w:val="00DB0A6B"/>
    <w:rsid w:val="00DB0BF8"/>
    <w:rsid w:val="00DB1738"/>
    <w:rsid w:val="00DB1916"/>
    <w:rsid w:val="00DB46FD"/>
    <w:rsid w:val="00DB47B0"/>
    <w:rsid w:val="00DB4AD5"/>
    <w:rsid w:val="00DB5A5B"/>
    <w:rsid w:val="00DB64FF"/>
    <w:rsid w:val="00DB7ED1"/>
    <w:rsid w:val="00DC10E9"/>
    <w:rsid w:val="00DC1A31"/>
    <w:rsid w:val="00DC20E8"/>
    <w:rsid w:val="00DC29B1"/>
    <w:rsid w:val="00DC3386"/>
    <w:rsid w:val="00DC3FA8"/>
    <w:rsid w:val="00DC4AE5"/>
    <w:rsid w:val="00DC4C1F"/>
    <w:rsid w:val="00DC6159"/>
    <w:rsid w:val="00DC6186"/>
    <w:rsid w:val="00DC787B"/>
    <w:rsid w:val="00DC7A04"/>
    <w:rsid w:val="00DD00F2"/>
    <w:rsid w:val="00DD02D9"/>
    <w:rsid w:val="00DD0BDF"/>
    <w:rsid w:val="00DD1047"/>
    <w:rsid w:val="00DD15CD"/>
    <w:rsid w:val="00DD27F3"/>
    <w:rsid w:val="00DD2AD0"/>
    <w:rsid w:val="00DD309F"/>
    <w:rsid w:val="00DD3C85"/>
    <w:rsid w:val="00DD3EBE"/>
    <w:rsid w:val="00DD4DFD"/>
    <w:rsid w:val="00DD5104"/>
    <w:rsid w:val="00DD57C3"/>
    <w:rsid w:val="00DD5A31"/>
    <w:rsid w:val="00DD5C9B"/>
    <w:rsid w:val="00DD5ECF"/>
    <w:rsid w:val="00DD6577"/>
    <w:rsid w:val="00DD790A"/>
    <w:rsid w:val="00DE04F0"/>
    <w:rsid w:val="00DE0589"/>
    <w:rsid w:val="00DE0FD4"/>
    <w:rsid w:val="00DE1A20"/>
    <w:rsid w:val="00DE4216"/>
    <w:rsid w:val="00DE43A0"/>
    <w:rsid w:val="00DE4452"/>
    <w:rsid w:val="00DE4788"/>
    <w:rsid w:val="00DE5C88"/>
    <w:rsid w:val="00DE72F8"/>
    <w:rsid w:val="00DE7840"/>
    <w:rsid w:val="00DF12CE"/>
    <w:rsid w:val="00DF1942"/>
    <w:rsid w:val="00DF1ECE"/>
    <w:rsid w:val="00DF298F"/>
    <w:rsid w:val="00DF34C8"/>
    <w:rsid w:val="00DF3E5C"/>
    <w:rsid w:val="00DF503D"/>
    <w:rsid w:val="00DF5275"/>
    <w:rsid w:val="00DF634D"/>
    <w:rsid w:val="00DF64B0"/>
    <w:rsid w:val="00E00B2F"/>
    <w:rsid w:val="00E00B62"/>
    <w:rsid w:val="00E0110A"/>
    <w:rsid w:val="00E01BAD"/>
    <w:rsid w:val="00E02270"/>
    <w:rsid w:val="00E02357"/>
    <w:rsid w:val="00E02D37"/>
    <w:rsid w:val="00E02F9E"/>
    <w:rsid w:val="00E0362C"/>
    <w:rsid w:val="00E03DE0"/>
    <w:rsid w:val="00E0424B"/>
    <w:rsid w:val="00E0637A"/>
    <w:rsid w:val="00E079F2"/>
    <w:rsid w:val="00E07D90"/>
    <w:rsid w:val="00E10CCE"/>
    <w:rsid w:val="00E114FE"/>
    <w:rsid w:val="00E11BA4"/>
    <w:rsid w:val="00E11E82"/>
    <w:rsid w:val="00E12800"/>
    <w:rsid w:val="00E12A30"/>
    <w:rsid w:val="00E1325B"/>
    <w:rsid w:val="00E1336B"/>
    <w:rsid w:val="00E13B63"/>
    <w:rsid w:val="00E149A8"/>
    <w:rsid w:val="00E14B31"/>
    <w:rsid w:val="00E154F0"/>
    <w:rsid w:val="00E15527"/>
    <w:rsid w:val="00E1588F"/>
    <w:rsid w:val="00E15D7B"/>
    <w:rsid w:val="00E162A9"/>
    <w:rsid w:val="00E169F2"/>
    <w:rsid w:val="00E1718C"/>
    <w:rsid w:val="00E17244"/>
    <w:rsid w:val="00E175A9"/>
    <w:rsid w:val="00E207B8"/>
    <w:rsid w:val="00E20D0E"/>
    <w:rsid w:val="00E2143F"/>
    <w:rsid w:val="00E216DE"/>
    <w:rsid w:val="00E222E2"/>
    <w:rsid w:val="00E232FD"/>
    <w:rsid w:val="00E234EE"/>
    <w:rsid w:val="00E23681"/>
    <w:rsid w:val="00E247EF"/>
    <w:rsid w:val="00E25422"/>
    <w:rsid w:val="00E25F91"/>
    <w:rsid w:val="00E26EF6"/>
    <w:rsid w:val="00E26F62"/>
    <w:rsid w:val="00E3001B"/>
    <w:rsid w:val="00E30217"/>
    <w:rsid w:val="00E30324"/>
    <w:rsid w:val="00E30B07"/>
    <w:rsid w:val="00E31892"/>
    <w:rsid w:val="00E324F6"/>
    <w:rsid w:val="00E32633"/>
    <w:rsid w:val="00E32820"/>
    <w:rsid w:val="00E32BD1"/>
    <w:rsid w:val="00E32D78"/>
    <w:rsid w:val="00E32D89"/>
    <w:rsid w:val="00E33771"/>
    <w:rsid w:val="00E33DDD"/>
    <w:rsid w:val="00E34C43"/>
    <w:rsid w:val="00E35469"/>
    <w:rsid w:val="00E35E0F"/>
    <w:rsid w:val="00E36866"/>
    <w:rsid w:val="00E36FE1"/>
    <w:rsid w:val="00E408D0"/>
    <w:rsid w:val="00E41C81"/>
    <w:rsid w:val="00E42041"/>
    <w:rsid w:val="00E423B8"/>
    <w:rsid w:val="00E425F9"/>
    <w:rsid w:val="00E4282D"/>
    <w:rsid w:val="00E43983"/>
    <w:rsid w:val="00E4499C"/>
    <w:rsid w:val="00E44B40"/>
    <w:rsid w:val="00E44E3C"/>
    <w:rsid w:val="00E4547A"/>
    <w:rsid w:val="00E463F1"/>
    <w:rsid w:val="00E4653C"/>
    <w:rsid w:val="00E47A79"/>
    <w:rsid w:val="00E47E5C"/>
    <w:rsid w:val="00E5130D"/>
    <w:rsid w:val="00E5182C"/>
    <w:rsid w:val="00E518F9"/>
    <w:rsid w:val="00E51AD2"/>
    <w:rsid w:val="00E51C41"/>
    <w:rsid w:val="00E5229E"/>
    <w:rsid w:val="00E52581"/>
    <w:rsid w:val="00E52F14"/>
    <w:rsid w:val="00E54265"/>
    <w:rsid w:val="00E543C3"/>
    <w:rsid w:val="00E54EA3"/>
    <w:rsid w:val="00E55058"/>
    <w:rsid w:val="00E55261"/>
    <w:rsid w:val="00E553FD"/>
    <w:rsid w:val="00E55F79"/>
    <w:rsid w:val="00E5659B"/>
    <w:rsid w:val="00E57951"/>
    <w:rsid w:val="00E6010E"/>
    <w:rsid w:val="00E6077A"/>
    <w:rsid w:val="00E614C4"/>
    <w:rsid w:val="00E629A7"/>
    <w:rsid w:val="00E6307A"/>
    <w:rsid w:val="00E63273"/>
    <w:rsid w:val="00E63544"/>
    <w:rsid w:val="00E6372B"/>
    <w:rsid w:val="00E63C67"/>
    <w:rsid w:val="00E6482F"/>
    <w:rsid w:val="00E66213"/>
    <w:rsid w:val="00E703F1"/>
    <w:rsid w:val="00E7064B"/>
    <w:rsid w:val="00E70EA7"/>
    <w:rsid w:val="00E71154"/>
    <w:rsid w:val="00E7152A"/>
    <w:rsid w:val="00E71BC8"/>
    <w:rsid w:val="00E71CE3"/>
    <w:rsid w:val="00E71D97"/>
    <w:rsid w:val="00E7267B"/>
    <w:rsid w:val="00E72EB7"/>
    <w:rsid w:val="00E73E2C"/>
    <w:rsid w:val="00E74B21"/>
    <w:rsid w:val="00E74D54"/>
    <w:rsid w:val="00E76514"/>
    <w:rsid w:val="00E76B02"/>
    <w:rsid w:val="00E76B76"/>
    <w:rsid w:val="00E77048"/>
    <w:rsid w:val="00E80C18"/>
    <w:rsid w:val="00E80D03"/>
    <w:rsid w:val="00E82815"/>
    <w:rsid w:val="00E82DF3"/>
    <w:rsid w:val="00E838B3"/>
    <w:rsid w:val="00E83A72"/>
    <w:rsid w:val="00E848F7"/>
    <w:rsid w:val="00E8616A"/>
    <w:rsid w:val="00E8640D"/>
    <w:rsid w:val="00E86491"/>
    <w:rsid w:val="00E8673C"/>
    <w:rsid w:val="00E8749F"/>
    <w:rsid w:val="00E8770B"/>
    <w:rsid w:val="00E90BB8"/>
    <w:rsid w:val="00E911F8"/>
    <w:rsid w:val="00E91213"/>
    <w:rsid w:val="00E91393"/>
    <w:rsid w:val="00E91921"/>
    <w:rsid w:val="00E91BAA"/>
    <w:rsid w:val="00E922A8"/>
    <w:rsid w:val="00E92364"/>
    <w:rsid w:val="00E93D97"/>
    <w:rsid w:val="00E96153"/>
    <w:rsid w:val="00E96373"/>
    <w:rsid w:val="00E96FA4"/>
    <w:rsid w:val="00E974BF"/>
    <w:rsid w:val="00E977E4"/>
    <w:rsid w:val="00E97A43"/>
    <w:rsid w:val="00EA0580"/>
    <w:rsid w:val="00EA0A72"/>
    <w:rsid w:val="00EA18BF"/>
    <w:rsid w:val="00EA1C6B"/>
    <w:rsid w:val="00EA2BB3"/>
    <w:rsid w:val="00EA398A"/>
    <w:rsid w:val="00EA476B"/>
    <w:rsid w:val="00EA5DC3"/>
    <w:rsid w:val="00EA77E0"/>
    <w:rsid w:val="00EB09BB"/>
    <w:rsid w:val="00EB1791"/>
    <w:rsid w:val="00EB213A"/>
    <w:rsid w:val="00EB2244"/>
    <w:rsid w:val="00EB371D"/>
    <w:rsid w:val="00EB380A"/>
    <w:rsid w:val="00EB38B2"/>
    <w:rsid w:val="00EB3C27"/>
    <w:rsid w:val="00EB44FF"/>
    <w:rsid w:val="00EB52CE"/>
    <w:rsid w:val="00EB6D08"/>
    <w:rsid w:val="00EB6F4F"/>
    <w:rsid w:val="00EB77C8"/>
    <w:rsid w:val="00EB79A2"/>
    <w:rsid w:val="00EC009C"/>
    <w:rsid w:val="00EC0341"/>
    <w:rsid w:val="00EC1955"/>
    <w:rsid w:val="00EC1AC7"/>
    <w:rsid w:val="00EC1DDA"/>
    <w:rsid w:val="00EC22EC"/>
    <w:rsid w:val="00EC45C1"/>
    <w:rsid w:val="00EC49F9"/>
    <w:rsid w:val="00EC5D90"/>
    <w:rsid w:val="00EC6C8A"/>
    <w:rsid w:val="00EC75AA"/>
    <w:rsid w:val="00ED030C"/>
    <w:rsid w:val="00ED11E6"/>
    <w:rsid w:val="00ED15B8"/>
    <w:rsid w:val="00ED1D59"/>
    <w:rsid w:val="00ED21B3"/>
    <w:rsid w:val="00ED2FA7"/>
    <w:rsid w:val="00ED37C5"/>
    <w:rsid w:val="00ED404D"/>
    <w:rsid w:val="00ED4F02"/>
    <w:rsid w:val="00ED56D3"/>
    <w:rsid w:val="00ED5724"/>
    <w:rsid w:val="00ED5775"/>
    <w:rsid w:val="00ED57E4"/>
    <w:rsid w:val="00ED5BC4"/>
    <w:rsid w:val="00ED6C31"/>
    <w:rsid w:val="00ED6CFA"/>
    <w:rsid w:val="00EE0010"/>
    <w:rsid w:val="00EE0516"/>
    <w:rsid w:val="00EE43BB"/>
    <w:rsid w:val="00EE51FE"/>
    <w:rsid w:val="00EE5201"/>
    <w:rsid w:val="00EE565F"/>
    <w:rsid w:val="00EE616E"/>
    <w:rsid w:val="00EE7E89"/>
    <w:rsid w:val="00EF0E2A"/>
    <w:rsid w:val="00EF0F3D"/>
    <w:rsid w:val="00EF1AFB"/>
    <w:rsid w:val="00EF2012"/>
    <w:rsid w:val="00EF22A5"/>
    <w:rsid w:val="00EF4141"/>
    <w:rsid w:val="00EF470C"/>
    <w:rsid w:val="00EF50FC"/>
    <w:rsid w:val="00EF51DA"/>
    <w:rsid w:val="00EF5406"/>
    <w:rsid w:val="00EF5A4E"/>
    <w:rsid w:val="00EF5B38"/>
    <w:rsid w:val="00EF5BA4"/>
    <w:rsid w:val="00EF7271"/>
    <w:rsid w:val="00EF74E3"/>
    <w:rsid w:val="00EF77B7"/>
    <w:rsid w:val="00F0023C"/>
    <w:rsid w:val="00F006C3"/>
    <w:rsid w:val="00F0124F"/>
    <w:rsid w:val="00F014EF"/>
    <w:rsid w:val="00F0166F"/>
    <w:rsid w:val="00F01B8B"/>
    <w:rsid w:val="00F01ED4"/>
    <w:rsid w:val="00F024E4"/>
    <w:rsid w:val="00F02565"/>
    <w:rsid w:val="00F02781"/>
    <w:rsid w:val="00F02783"/>
    <w:rsid w:val="00F02F23"/>
    <w:rsid w:val="00F033C1"/>
    <w:rsid w:val="00F03674"/>
    <w:rsid w:val="00F040B8"/>
    <w:rsid w:val="00F061FE"/>
    <w:rsid w:val="00F0626A"/>
    <w:rsid w:val="00F064A3"/>
    <w:rsid w:val="00F06B6A"/>
    <w:rsid w:val="00F07991"/>
    <w:rsid w:val="00F07996"/>
    <w:rsid w:val="00F10269"/>
    <w:rsid w:val="00F107C6"/>
    <w:rsid w:val="00F112D0"/>
    <w:rsid w:val="00F11E83"/>
    <w:rsid w:val="00F1254D"/>
    <w:rsid w:val="00F1257B"/>
    <w:rsid w:val="00F12F18"/>
    <w:rsid w:val="00F140FF"/>
    <w:rsid w:val="00F141C5"/>
    <w:rsid w:val="00F14209"/>
    <w:rsid w:val="00F14CAA"/>
    <w:rsid w:val="00F15020"/>
    <w:rsid w:val="00F162AC"/>
    <w:rsid w:val="00F16590"/>
    <w:rsid w:val="00F1732E"/>
    <w:rsid w:val="00F202D1"/>
    <w:rsid w:val="00F20A7C"/>
    <w:rsid w:val="00F20DDC"/>
    <w:rsid w:val="00F21694"/>
    <w:rsid w:val="00F21786"/>
    <w:rsid w:val="00F21EB5"/>
    <w:rsid w:val="00F2267A"/>
    <w:rsid w:val="00F229A9"/>
    <w:rsid w:val="00F2440E"/>
    <w:rsid w:val="00F24449"/>
    <w:rsid w:val="00F244E3"/>
    <w:rsid w:val="00F25176"/>
    <w:rsid w:val="00F2727F"/>
    <w:rsid w:val="00F2768D"/>
    <w:rsid w:val="00F30815"/>
    <w:rsid w:val="00F309A3"/>
    <w:rsid w:val="00F3239B"/>
    <w:rsid w:val="00F33981"/>
    <w:rsid w:val="00F345CA"/>
    <w:rsid w:val="00F3512C"/>
    <w:rsid w:val="00F35BE3"/>
    <w:rsid w:val="00F36427"/>
    <w:rsid w:val="00F379C4"/>
    <w:rsid w:val="00F37E6A"/>
    <w:rsid w:val="00F402AD"/>
    <w:rsid w:val="00F40438"/>
    <w:rsid w:val="00F416AB"/>
    <w:rsid w:val="00F42880"/>
    <w:rsid w:val="00F435E2"/>
    <w:rsid w:val="00F4436E"/>
    <w:rsid w:val="00F445EA"/>
    <w:rsid w:val="00F44A32"/>
    <w:rsid w:val="00F45E3F"/>
    <w:rsid w:val="00F46094"/>
    <w:rsid w:val="00F464E8"/>
    <w:rsid w:val="00F47447"/>
    <w:rsid w:val="00F4752D"/>
    <w:rsid w:val="00F4795D"/>
    <w:rsid w:val="00F47BC4"/>
    <w:rsid w:val="00F47E86"/>
    <w:rsid w:val="00F500E2"/>
    <w:rsid w:val="00F501D9"/>
    <w:rsid w:val="00F517AF"/>
    <w:rsid w:val="00F52F3A"/>
    <w:rsid w:val="00F531C8"/>
    <w:rsid w:val="00F53545"/>
    <w:rsid w:val="00F5354A"/>
    <w:rsid w:val="00F5430B"/>
    <w:rsid w:val="00F546E3"/>
    <w:rsid w:val="00F55B96"/>
    <w:rsid w:val="00F5655E"/>
    <w:rsid w:val="00F566B0"/>
    <w:rsid w:val="00F569E2"/>
    <w:rsid w:val="00F570DD"/>
    <w:rsid w:val="00F57B54"/>
    <w:rsid w:val="00F611DF"/>
    <w:rsid w:val="00F613ED"/>
    <w:rsid w:val="00F61E1D"/>
    <w:rsid w:val="00F621BC"/>
    <w:rsid w:val="00F62306"/>
    <w:rsid w:val="00F62B39"/>
    <w:rsid w:val="00F630E1"/>
    <w:rsid w:val="00F6368D"/>
    <w:rsid w:val="00F63CD4"/>
    <w:rsid w:val="00F63EBB"/>
    <w:rsid w:val="00F6457A"/>
    <w:rsid w:val="00F652EF"/>
    <w:rsid w:val="00F65456"/>
    <w:rsid w:val="00F65B37"/>
    <w:rsid w:val="00F70B9C"/>
    <w:rsid w:val="00F70C0A"/>
    <w:rsid w:val="00F71C28"/>
    <w:rsid w:val="00F725DE"/>
    <w:rsid w:val="00F72A24"/>
    <w:rsid w:val="00F73172"/>
    <w:rsid w:val="00F73681"/>
    <w:rsid w:val="00F739C6"/>
    <w:rsid w:val="00F73AB6"/>
    <w:rsid w:val="00F743FC"/>
    <w:rsid w:val="00F7555E"/>
    <w:rsid w:val="00F7577F"/>
    <w:rsid w:val="00F75A51"/>
    <w:rsid w:val="00F75D4B"/>
    <w:rsid w:val="00F75E4F"/>
    <w:rsid w:val="00F75EE0"/>
    <w:rsid w:val="00F7750A"/>
    <w:rsid w:val="00F77EAD"/>
    <w:rsid w:val="00F800D2"/>
    <w:rsid w:val="00F8024E"/>
    <w:rsid w:val="00F80343"/>
    <w:rsid w:val="00F80470"/>
    <w:rsid w:val="00F80622"/>
    <w:rsid w:val="00F82514"/>
    <w:rsid w:val="00F828A6"/>
    <w:rsid w:val="00F84062"/>
    <w:rsid w:val="00F840CE"/>
    <w:rsid w:val="00F84244"/>
    <w:rsid w:val="00F8486B"/>
    <w:rsid w:val="00F84D3A"/>
    <w:rsid w:val="00F8507A"/>
    <w:rsid w:val="00F8513D"/>
    <w:rsid w:val="00F86843"/>
    <w:rsid w:val="00F86B74"/>
    <w:rsid w:val="00F90B66"/>
    <w:rsid w:val="00F90EDE"/>
    <w:rsid w:val="00F912F1"/>
    <w:rsid w:val="00F91563"/>
    <w:rsid w:val="00F92B80"/>
    <w:rsid w:val="00F942C7"/>
    <w:rsid w:val="00F959EF"/>
    <w:rsid w:val="00F95FD1"/>
    <w:rsid w:val="00F96327"/>
    <w:rsid w:val="00F963C1"/>
    <w:rsid w:val="00F96A9B"/>
    <w:rsid w:val="00FA0872"/>
    <w:rsid w:val="00FA1723"/>
    <w:rsid w:val="00FA35F8"/>
    <w:rsid w:val="00FA41CD"/>
    <w:rsid w:val="00FA4480"/>
    <w:rsid w:val="00FA547C"/>
    <w:rsid w:val="00FA5B54"/>
    <w:rsid w:val="00FA5F58"/>
    <w:rsid w:val="00FA619B"/>
    <w:rsid w:val="00FA656F"/>
    <w:rsid w:val="00FA68E3"/>
    <w:rsid w:val="00FA6F03"/>
    <w:rsid w:val="00FA6F67"/>
    <w:rsid w:val="00FA78B1"/>
    <w:rsid w:val="00FB0705"/>
    <w:rsid w:val="00FB0EBA"/>
    <w:rsid w:val="00FB1304"/>
    <w:rsid w:val="00FB1392"/>
    <w:rsid w:val="00FB234B"/>
    <w:rsid w:val="00FB2BCD"/>
    <w:rsid w:val="00FB3498"/>
    <w:rsid w:val="00FB377C"/>
    <w:rsid w:val="00FB37B5"/>
    <w:rsid w:val="00FB3C0B"/>
    <w:rsid w:val="00FB3FF9"/>
    <w:rsid w:val="00FB4330"/>
    <w:rsid w:val="00FB4B40"/>
    <w:rsid w:val="00FB5124"/>
    <w:rsid w:val="00FB5432"/>
    <w:rsid w:val="00FB5680"/>
    <w:rsid w:val="00FB5876"/>
    <w:rsid w:val="00FB754E"/>
    <w:rsid w:val="00FB78A2"/>
    <w:rsid w:val="00FB7A75"/>
    <w:rsid w:val="00FC0F76"/>
    <w:rsid w:val="00FC168A"/>
    <w:rsid w:val="00FC18BA"/>
    <w:rsid w:val="00FC1D6D"/>
    <w:rsid w:val="00FC2DB3"/>
    <w:rsid w:val="00FC39DF"/>
    <w:rsid w:val="00FC40A7"/>
    <w:rsid w:val="00FC4217"/>
    <w:rsid w:val="00FC4671"/>
    <w:rsid w:val="00FC46A9"/>
    <w:rsid w:val="00FC4D20"/>
    <w:rsid w:val="00FC7246"/>
    <w:rsid w:val="00FC7B0F"/>
    <w:rsid w:val="00FC7EB3"/>
    <w:rsid w:val="00FD07B0"/>
    <w:rsid w:val="00FD10F6"/>
    <w:rsid w:val="00FD1828"/>
    <w:rsid w:val="00FD19FD"/>
    <w:rsid w:val="00FD1B66"/>
    <w:rsid w:val="00FD1DAF"/>
    <w:rsid w:val="00FD357C"/>
    <w:rsid w:val="00FD3927"/>
    <w:rsid w:val="00FD5326"/>
    <w:rsid w:val="00FD55EB"/>
    <w:rsid w:val="00FD5609"/>
    <w:rsid w:val="00FE2724"/>
    <w:rsid w:val="00FE2ADE"/>
    <w:rsid w:val="00FE3B53"/>
    <w:rsid w:val="00FE3DF9"/>
    <w:rsid w:val="00FE4D54"/>
    <w:rsid w:val="00FE53C2"/>
    <w:rsid w:val="00FE5792"/>
    <w:rsid w:val="00FE586F"/>
    <w:rsid w:val="00FE64FC"/>
    <w:rsid w:val="00FE6DE9"/>
    <w:rsid w:val="00FE7083"/>
    <w:rsid w:val="00FE7824"/>
    <w:rsid w:val="00FE7C9F"/>
    <w:rsid w:val="00FF0A59"/>
    <w:rsid w:val="00FF0DF9"/>
    <w:rsid w:val="00FF112B"/>
    <w:rsid w:val="00FF1197"/>
    <w:rsid w:val="00FF25E3"/>
    <w:rsid w:val="00FF29ED"/>
    <w:rsid w:val="00FF2BB2"/>
    <w:rsid w:val="00FF2C84"/>
    <w:rsid w:val="00FF2D17"/>
    <w:rsid w:val="00FF30B8"/>
    <w:rsid w:val="00FF41BF"/>
    <w:rsid w:val="00FF448F"/>
    <w:rsid w:val="00FF4D82"/>
    <w:rsid w:val="00FF56EF"/>
    <w:rsid w:val="00FF7245"/>
    <w:rsid w:val="247B015E"/>
    <w:rsid w:val="3208A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7"/>
    <o:shapelayout v:ext="edit">
      <o:idmap v:ext="edit" data="1"/>
    </o:shapelayout>
  </w:shapeDefaults>
  <w:decimalSymbol w:val="."/>
  <w:listSeparator w:val=","/>
  <w14:docId w14:val="50B8B655"/>
  <w15:docId w15:val="{7FE9A1AD-F729-4158-99E3-7E80E91BE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354"/>
    <w:pPr>
      <w:bidi/>
      <w:spacing w:before="120" w:after="120" w:line="360" w:lineRule="auto"/>
      <w:ind w:firstLine="567"/>
      <w:jc w:val="both"/>
    </w:pPr>
    <w:rPr>
      <w:rFonts w:ascii="Calibri Light" w:hAnsi="Calibri Light" w:cs="B Nazanin"/>
      <w:sz w:val="24"/>
      <w:szCs w:val="28"/>
    </w:rPr>
  </w:style>
  <w:style w:type="paragraph" w:styleId="Heading1">
    <w:name w:val="heading 1"/>
    <w:next w:val="Normal"/>
    <w:link w:val="Heading1Char"/>
    <w:autoRedefine/>
    <w:uiPriority w:val="9"/>
    <w:qFormat/>
    <w:rsid w:val="00C92FFC"/>
    <w:pPr>
      <w:keepNext/>
      <w:keepLines/>
      <w:numPr>
        <w:numId w:val="20"/>
      </w:numPr>
      <w:bidi/>
      <w:spacing w:before="480"/>
      <w:jc w:val="left"/>
      <w:outlineLvl w:val="0"/>
    </w:pPr>
    <w:rPr>
      <w:rFonts w:ascii="Calibri Light" w:eastAsiaTheme="majorEastAsia" w:hAnsi="Calibri Light" w:cs="B Nazanin"/>
      <w:b/>
      <w:bCs/>
      <w:sz w:val="40"/>
      <w:szCs w:val="40"/>
      <w:lang w:bidi="fa-IR"/>
    </w:rPr>
  </w:style>
  <w:style w:type="paragraph" w:styleId="Heading2">
    <w:name w:val="heading 2"/>
    <w:basedOn w:val="a2"/>
    <w:next w:val="Normal"/>
    <w:link w:val="Heading2Char"/>
    <w:uiPriority w:val="9"/>
    <w:unhideWhenUsed/>
    <w:qFormat/>
    <w:rsid w:val="00FF29ED"/>
    <w:pPr>
      <w:keepLines/>
      <w:numPr>
        <w:ilvl w:val="1"/>
        <w:numId w:val="1"/>
      </w:numPr>
      <w:spacing w:before="200"/>
      <w:outlineLvl w:val="1"/>
    </w:pPr>
    <w:rPr>
      <w:rFonts w:ascii="Arial" w:eastAsiaTheme="majorEastAsia" w:hAnsi="Arial"/>
      <w:szCs w:val="36"/>
      <w:lang w:bidi="fa-IR"/>
    </w:rPr>
  </w:style>
  <w:style w:type="paragraph" w:styleId="Heading3">
    <w:name w:val="heading 3"/>
    <w:basedOn w:val="a3"/>
    <w:next w:val="Normal"/>
    <w:link w:val="Heading3Char"/>
    <w:autoRedefine/>
    <w:uiPriority w:val="9"/>
    <w:unhideWhenUsed/>
    <w:qFormat/>
    <w:rsid w:val="00C92FFC"/>
    <w:pPr>
      <w:keepLines/>
      <w:widowControl/>
      <w:numPr>
        <w:ilvl w:val="2"/>
        <w:numId w:val="1"/>
      </w:numPr>
      <w:spacing w:before="200"/>
      <w:mirrorIndents/>
    </w:pPr>
    <w:rPr>
      <w:rFonts w:ascii="Tahoma" w:eastAsia="B Nazanin" w:hAnsi="Tahoma"/>
      <w:sz w:val="24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173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/>
      <w:b/>
      <w:bCs/>
      <w:lang w:bidi="fa-IR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271E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/>
      <w:b/>
      <w:bCs/>
      <w:lang w:bidi="fa-IR"/>
    </w:rPr>
  </w:style>
  <w:style w:type="paragraph" w:styleId="Heading6">
    <w:name w:val="heading 6"/>
    <w:aliases w:val="Heading 6-Eq"/>
    <w:basedOn w:val="Normal"/>
    <w:next w:val="Normal"/>
    <w:link w:val="Heading6Char"/>
    <w:uiPriority w:val="9"/>
    <w:unhideWhenUsed/>
    <w:qFormat/>
    <w:rsid w:val="00AD464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40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59F5"/>
    <w:pPr>
      <w:keepNext/>
      <w:keepLines/>
      <w:spacing w:before="40" w:after="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59F5"/>
    <w:pPr>
      <w:keepNext/>
      <w:keepLines/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2FFC"/>
    <w:rPr>
      <w:rFonts w:ascii="Calibri Light" w:eastAsiaTheme="majorEastAsia" w:hAnsi="Calibri Light" w:cs="B Nazanin"/>
      <w:b/>
      <w:bCs/>
      <w:sz w:val="40"/>
      <w:szCs w:val="40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FF29ED"/>
    <w:rPr>
      <w:rFonts w:ascii="Arial" w:eastAsiaTheme="majorEastAsia" w:hAnsi="Arial" w:cs="B Nazanin"/>
      <w:b/>
      <w:bCs/>
      <w:sz w:val="32"/>
      <w:szCs w:val="3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C92FFC"/>
    <w:rPr>
      <w:rFonts w:ascii="Tahoma" w:eastAsia="B Nazanin" w:hAnsi="Tahoma" w:cs="B Nazanin"/>
      <w:b/>
      <w:bCs/>
      <w:sz w:val="24"/>
      <w:szCs w:val="32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BD1732"/>
    <w:rPr>
      <w:rFonts w:ascii="Calibri Light" w:eastAsiaTheme="majorEastAsia" w:hAnsi="Calibri Light" w:cs="B Nazanin"/>
      <w:b/>
      <w:bCs/>
      <w:sz w:val="24"/>
      <w:szCs w:val="2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99271E"/>
    <w:rPr>
      <w:rFonts w:ascii="Calibri Light" w:eastAsiaTheme="majorEastAsia" w:hAnsi="Calibri Light" w:cs="B Nazanin"/>
      <w:b/>
      <w:bCs/>
      <w:sz w:val="24"/>
      <w:szCs w:val="28"/>
      <w:lang w:bidi="fa-IR"/>
    </w:rPr>
  </w:style>
  <w:style w:type="character" w:customStyle="1" w:styleId="Heading6Char">
    <w:name w:val="Heading 6 Char"/>
    <w:aliases w:val="Heading 6-Eq Char"/>
    <w:basedOn w:val="DefaultParagraphFont"/>
    <w:link w:val="Heading6"/>
    <w:uiPriority w:val="9"/>
    <w:rsid w:val="00AD4641"/>
    <w:rPr>
      <w:rFonts w:asciiTheme="majorHAnsi" w:eastAsiaTheme="majorEastAsia" w:hAnsiTheme="majorHAnsi" w:cstheme="majorBidi"/>
      <w:i/>
      <w:iCs/>
      <w:color w:val="000000" w:themeColor="text1"/>
      <w:sz w:val="24"/>
      <w:szCs w:val="28"/>
    </w:rPr>
  </w:style>
  <w:style w:type="character" w:customStyle="1" w:styleId="shorttext">
    <w:name w:val="short_text"/>
    <w:basedOn w:val="DefaultParagraphFont"/>
    <w:rsid w:val="00197A92"/>
  </w:style>
  <w:style w:type="character" w:customStyle="1" w:styleId="hps">
    <w:name w:val="hps"/>
    <w:basedOn w:val="DefaultParagraphFont"/>
    <w:rsid w:val="00197A92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122B67"/>
    <w:pPr>
      <w:jc w:val="center"/>
    </w:pPr>
    <w:rPr>
      <w:b/>
      <w:bCs/>
      <w:color w:val="000000" w:themeColor="text1"/>
      <w:sz w:val="20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2A4328"/>
    <w:rPr>
      <w:rFonts w:ascii="Times New Roman" w:hAnsi="Times New Roman" w:cs="B Nazanin"/>
      <w:b/>
      <w:bCs/>
      <w:color w:val="000000" w:themeColor="text1"/>
      <w:sz w:val="20"/>
      <w:szCs w:val="24"/>
    </w:rPr>
  </w:style>
  <w:style w:type="paragraph" w:styleId="NormalWeb">
    <w:name w:val="Normal (Web)"/>
    <w:basedOn w:val="Normal"/>
    <w:uiPriority w:val="99"/>
    <w:unhideWhenUsed/>
    <w:rsid w:val="00197A92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A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197A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00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41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4181"/>
  </w:style>
  <w:style w:type="paragraph" w:styleId="Footer">
    <w:name w:val="footer"/>
    <w:basedOn w:val="Normal"/>
    <w:link w:val="FooterChar"/>
    <w:uiPriority w:val="99"/>
    <w:unhideWhenUsed/>
    <w:rsid w:val="001241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4181"/>
  </w:style>
  <w:style w:type="character" w:styleId="Hyperlink">
    <w:name w:val="Hyperlink"/>
    <w:basedOn w:val="DefaultParagraphFont"/>
    <w:uiPriority w:val="99"/>
    <w:unhideWhenUsed/>
    <w:rsid w:val="00265313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9A7697"/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A7697"/>
    <w:rPr>
      <w:rFonts w:ascii="Times New Roman" w:hAnsi="Times New Roman" w:cs="B Nazanin"/>
      <w:sz w:val="16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D72201"/>
    <w:rPr>
      <w:vertAlign w:val="superscript"/>
    </w:rPr>
  </w:style>
  <w:style w:type="paragraph" w:customStyle="1" w:styleId="Style1-">
    <w:name w:val="Style1-جدول"/>
    <w:basedOn w:val="Normal"/>
    <w:link w:val="Style1-Char"/>
    <w:autoRedefine/>
    <w:qFormat/>
    <w:rsid w:val="00A559CD"/>
    <w:pPr>
      <w:bidi w:val="0"/>
      <w:spacing w:before="0" w:after="0" w:line="240" w:lineRule="auto"/>
      <w:ind w:firstLine="0"/>
      <w:jc w:val="center"/>
    </w:pPr>
    <w:rPr>
      <w:rFonts w:ascii="Calibri" w:eastAsia="Times New Roman" w:hAnsi="Calibri"/>
      <w:bCs/>
      <w:szCs w:val="24"/>
    </w:rPr>
  </w:style>
  <w:style w:type="character" w:customStyle="1" w:styleId="Style1-Char">
    <w:name w:val="Style1-جدول Char"/>
    <w:basedOn w:val="CaptionChar"/>
    <w:link w:val="Style1-"/>
    <w:rsid w:val="00A559CD"/>
    <w:rPr>
      <w:rFonts w:ascii="Calibri" w:eastAsia="Times New Roman" w:hAnsi="Calibri" w:cs="B Nazanin"/>
      <w:b w:val="0"/>
      <w:bCs/>
      <w:color w:val="000000" w:themeColor="text1"/>
      <w:sz w:val="24"/>
      <w:szCs w:val="24"/>
    </w:rPr>
  </w:style>
  <w:style w:type="paragraph" w:styleId="NoSpacing">
    <w:name w:val="No Spacing"/>
    <w:aliases w:val="عکس"/>
    <w:next w:val="PICNOTE"/>
    <w:autoRedefine/>
    <w:uiPriority w:val="1"/>
    <w:rsid w:val="001F56F0"/>
    <w:pPr>
      <w:jc w:val="center"/>
    </w:pPr>
    <w:rPr>
      <w:rFonts w:ascii="Verdana" w:eastAsia="Times New Roman" w:hAnsi="Verdana" w:cs="Times New Roman"/>
      <w:noProof/>
      <w:color w:val="666666"/>
      <w:sz w:val="18"/>
      <w:szCs w:val="18"/>
      <w:lang w:bidi="fa-IR"/>
    </w:rPr>
  </w:style>
  <w:style w:type="character" w:styleId="PlaceholderText">
    <w:name w:val="Placeholder Text"/>
    <w:basedOn w:val="DefaultParagraphFont"/>
    <w:uiPriority w:val="99"/>
    <w:semiHidden/>
    <w:rsid w:val="00382233"/>
    <w:rPr>
      <w:color w:val="808080"/>
    </w:rPr>
  </w:style>
  <w:style w:type="table" w:styleId="TableGrid">
    <w:name w:val="Table Grid"/>
    <w:basedOn w:val="TableNormal"/>
    <w:uiPriority w:val="59"/>
    <w:rsid w:val="007D0E2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30324"/>
    <w:pPr>
      <w:spacing w:line="276" w:lineRule="auto"/>
      <w:outlineLvl w:val="9"/>
    </w:pPr>
    <w:rPr>
      <w:rFonts w:asciiTheme="majorHAnsi" w:hAnsiTheme="majorHAnsi" w:cstheme="majorBidi"/>
      <w:color w:val="365F91" w:themeColor="accent1" w:themeShade="BF"/>
      <w:szCs w:val="28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30324"/>
    <w:pPr>
      <w:spacing w:before="0" w:after="0" w:line="240" w:lineRule="auto"/>
      <w:ind w:left="240" w:hanging="240"/>
    </w:pPr>
  </w:style>
  <w:style w:type="paragraph" w:styleId="TOC1">
    <w:name w:val="toc 1"/>
    <w:aliases w:val="Foonote"/>
    <w:basedOn w:val="abzac"/>
    <w:next w:val="abzac"/>
    <w:link w:val="TOC1Char"/>
    <w:autoRedefine/>
    <w:uiPriority w:val="39"/>
    <w:unhideWhenUsed/>
    <w:qFormat/>
    <w:rsid w:val="0018581C"/>
    <w:pPr>
      <w:tabs>
        <w:tab w:val="right" w:leader="dot" w:pos="9072"/>
      </w:tabs>
      <w:spacing w:before="0" w:after="0"/>
      <w:ind w:left="289" w:hanging="289"/>
    </w:pPr>
    <w:rPr>
      <w:rFonts w:ascii="B Nazanin" w:eastAsia="B Nazanin" w:hAnsi="B Nazanin" w:cs="B Nazanin"/>
      <w:b/>
      <w:bCs/>
      <w:noProof/>
      <w:color w:val="auto"/>
      <w:sz w:val="32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8581C"/>
    <w:pPr>
      <w:tabs>
        <w:tab w:val="left" w:pos="2140"/>
        <w:tab w:val="right" w:leader="dot" w:pos="9072"/>
      </w:tabs>
      <w:spacing w:before="0" w:after="0" w:line="240" w:lineRule="auto"/>
      <w:ind w:left="567"/>
    </w:pPr>
    <w:rPr>
      <w:b/>
      <w:bCs/>
      <w:noProof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D0BD0"/>
    <w:pPr>
      <w:tabs>
        <w:tab w:val="left" w:pos="1540"/>
        <w:tab w:val="right" w:leader="dot" w:pos="9072"/>
      </w:tabs>
      <w:spacing w:before="0" w:after="0" w:line="240" w:lineRule="auto"/>
      <w:ind w:left="429"/>
      <w:jc w:val="left"/>
    </w:pPr>
    <w:rPr>
      <w:noProof/>
    </w:rPr>
  </w:style>
  <w:style w:type="paragraph" w:customStyle="1" w:styleId="Default">
    <w:name w:val="Default"/>
    <w:rsid w:val="001C7330"/>
    <w:pPr>
      <w:autoSpaceDE w:val="0"/>
      <w:autoSpaceDN w:val="0"/>
      <w:adjustRightInd w:val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MediumList11">
    <w:name w:val="Medium List 11"/>
    <w:basedOn w:val="TableNormal"/>
    <w:uiPriority w:val="65"/>
    <w:rsid w:val="00F8684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1721AA"/>
    <w:pPr>
      <w:spacing w:before="0" w:after="0" w:line="240" w:lineRule="auto"/>
    </w:pPr>
  </w:style>
  <w:style w:type="paragraph" w:styleId="Title">
    <w:name w:val="Title"/>
    <w:basedOn w:val="Normal"/>
    <w:link w:val="TitleChar"/>
    <w:uiPriority w:val="10"/>
    <w:qFormat/>
    <w:rsid w:val="005D7FA5"/>
    <w:pPr>
      <w:overflowPunct w:val="0"/>
      <w:autoSpaceDE w:val="0"/>
      <w:autoSpaceDN w:val="0"/>
      <w:adjustRightInd w:val="0"/>
      <w:spacing w:before="0" w:after="0"/>
      <w:ind w:hanging="14"/>
      <w:textAlignment w:val="baseline"/>
    </w:pPr>
    <w:rPr>
      <w:rFonts w:ascii="B Lotus" w:eastAsia="Times New Roman" w:hAnsi="B Lotus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5D7FA5"/>
    <w:rPr>
      <w:rFonts w:ascii="B Lotus" w:eastAsia="Times New Roman" w:hAnsi="B Lotus" w:cs="B Nazanin"/>
      <w:b/>
      <w:bCs/>
      <w:sz w:val="40"/>
      <w:szCs w:val="40"/>
    </w:rPr>
  </w:style>
  <w:style w:type="character" w:styleId="Strong">
    <w:name w:val="Strong"/>
    <w:basedOn w:val="DefaultParagraphFont"/>
    <w:uiPriority w:val="22"/>
    <w:qFormat/>
    <w:rsid w:val="00D5441D"/>
    <w:rPr>
      <w:b/>
      <w:bCs/>
    </w:rPr>
  </w:style>
  <w:style w:type="paragraph" w:customStyle="1" w:styleId="smallc">
    <w:name w:val="small_c"/>
    <w:basedOn w:val="Normal"/>
    <w:rsid w:val="00D5441D"/>
    <w:pPr>
      <w:spacing w:before="0" w:after="144" w:line="264" w:lineRule="atLeast"/>
      <w:jc w:val="center"/>
    </w:pPr>
    <w:rPr>
      <w:rFonts w:ascii="Arial" w:eastAsia="Times New Roman" w:hAnsi="Arial" w:cs="Arial"/>
      <w:color w:val="273E66"/>
      <w:sz w:val="16"/>
      <w:szCs w:val="16"/>
    </w:rPr>
  </w:style>
  <w:style w:type="table" w:customStyle="1" w:styleId="MediumList21">
    <w:name w:val="Medium List 21"/>
    <w:basedOn w:val="TableNormal"/>
    <w:uiPriority w:val="66"/>
    <w:rsid w:val="00F52F3A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12">
    <w:name w:val="Medium List 12"/>
    <w:basedOn w:val="TableNormal"/>
    <w:uiPriority w:val="65"/>
    <w:rsid w:val="00F52F3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7345ED"/>
    <w:pPr>
      <w:tabs>
        <w:tab w:val="left" w:pos="2057"/>
        <w:tab w:val="right" w:leader="dot" w:pos="9072"/>
      </w:tabs>
      <w:spacing w:before="0" w:after="0" w:line="240" w:lineRule="auto"/>
      <w:ind w:left="720"/>
      <w:jc w:val="left"/>
    </w:pPr>
    <w:rPr>
      <w:noProof/>
      <w:lang w:bidi="fa-IR"/>
    </w:rPr>
  </w:style>
  <w:style w:type="table" w:customStyle="1" w:styleId="LightShading1">
    <w:name w:val="Light Shading1"/>
    <w:basedOn w:val="TableNormal"/>
    <w:uiPriority w:val="60"/>
    <w:rsid w:val="00240EE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OC5">
    <w:name w:val="toc 5"/>
    <w:basedOn w:val="Normal"/>
    <w:next w:val="Normal"/>
    <w:autoRedefine/>
    <w:uiPriority w:val="39"/>
    <w:unhideWhenUsed/>
    <w:rsid w:val="00AD4B50"/>
    <w:pPr>
      <w:tabs>
        <w:tab w:val="left" w:pos="2272"/>
        <w:tab w:val="right" w:leader="dot" w:pos="9350"/>
      </w:tabs>
      <w:spacing w:before="0" w:after="0" w:line="240" w:lineRule="auto"/>
      <w:ind w:left="958"/>
      <w:outlineLvl w:val="4"/>
    </w:pPr>
    <w:rPr>
      <w:lang w:bidi="fa-IR"/>
    </w:rPr>
  </w:style>
  <w:style w:type="paragraph" w:customStyle="1" w:styleId="wp-caption-text">
    <w:name w:val="wp-caption-text"/>
    <w:basedOn w:val="Normal"/>
    <w:rsid w:val="00740F8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customStyle="1" w:styleId="abzac">
    <w:name w:val="abzac"/>
    <w:basedOn w:val="Normal"/>
    <w:link w:val="abzacChar"/>
    <w:rsid w:val="0092078E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002244"/>
      <w:sz w:val="15"/>
      <w:szCs w:val="15"/>
    </w:rPr>
  </w:style>
  <w:style w:type="paragraph" w:customStyle="1" w:styleId="pic">
    <w:name w:val="pic"/>
    <w:basedOn w:val="Normal"/>
    <w:rsid w:val="00C006E5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002244"/>
      <w:sz w:val="15"/>
      <w:szCs w:val="15"/>
    </w:rPr>
  </w:style>
  <w:style w:type="table" w:customStyle="1" w:styleId="LightShading2">
    <w:name w:val="Light Shading2"/>
    <w:basedOn w:val="TableNormal"/>
    <w:uiPriority w:val="60"/>
    <w:rsid w:val="00AB38E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Emphasis">
    <w:name w:val="Emphasis"/>
    <w:basedOn w:val="DefaultParagraphFont"/>
    <w:uiPriority w:val="20"/>
    <w:qFormat/>
    <w:rsid w:val="00EA77E0"/>
    <w:rPr>
      <w:i/>
      <w:iCs/>
    </w:rPr>
  </w:style>
  <w:style w:type="paragraph" w:customStyle="1" w:styleId="bodytext">
    <w:name w:val="bodytext"/>
    <w:basedOn w:val="Normal"/>
    <w:rsid w:val="00D91FDB"/>
    <w:pPr>
      <w:spacing w:before="0" w:after="0" w:line="240" w:lineRule="auto"/>
    </w:pPr>
    <w:rPr>
      <w:rFonts w:ascii="Verdana" w:eastAsia="Times New Roman" w:hAnsi="Verdana" w:cs="Times New Roman"/>
      <w:color w:val="666666"/>
      <w:sz w:val="18"/>
      <w:szCs w:val="18"/>
    </w:rPr>
  </w:style>
  <w:style w:type="paragraph" w:customStyle="1" w:styleId="a8">
    <w:name w:val="متن"/>
    <w:link w:val="Char"/>
    <w:qFormat/>
    <w:rsid w:val="00070384"/>
    <w:pPr>
      <w:widowControl w:val="0"/>
      <w:bidi/>
      <w:spacing w:after="200" w:line="288" w:lineRule="auto"/>
      <w:ind w:firstLine="377"/>
      <w:jc w:val="lowKashida"/>
    </w:pPr>
    <w:rPr>
      <w:rFonts w:ascii="Times New Roman" w:eastAsia="Times New Roman" w:hAnsi="Times New Roman" w:cs="Nazanin"/>
      <w:sz w:val="24"/>
      <w:szCs w:val="28"/>
    </w:rPr>
  </w:style>
  <w:style w:type="character" w:customStyle="1" w:styleId="Char">
    <w:name w:val="متن Char"/>
    <w:basedOn w:val="DefaultParagraphFont"/>
    <w:link w:val="a8"/>
    <w:rsid w:val="00070384"/>
    <w:rPr>
      <w:rFonts w:ascii="Times New Roman" w:eastAsia="Times New Roman" w:hAnsi="Times New Roman" w:cs="Nazanin"/>
      <w:sz w:val="24"/>
      <w:szCs w:val="28"/>
    </w:rPr>
  </w:style>
  <w:style w:type="paragraph" w:styleId="TOC6">
    <w:name w:val="toc 6"/>
    <w:basedOn w:val="Normal"/>
    <w:next w:val="Normal"/>
    <w:autoRedefine/>
    <w:uiPriority w:val="39"/>
    <w:unhideWhenUsed/>
    <w:rsid w:val="00AD4B50"/>
    <w:pPr>
      <w:spacing w:before="0"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D4B50"/>
    <w:pPr>
      <w:spacing w:before="0"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D4B50"/>
    <w:pPr>
      <w:spacing w:before="0"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D4B50"/>
    <w:pPr>
      <w:spacing w:before="0"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snippet">
    <w:name w:val="snippet"/>
    <w:basedOn w:val="DefaultParagraphFont"/>
    <w:rsid w:val="00CB03A8"/>
    <w:rPr>
      <w:color w:val="E37222"/>
    </w:rPr>
  </w:style>
  <w:style w:type="character" w:styleId="BookTitle">
    <w:name w:val="Book Title"/>
    <w:basedOn w:val="DefaultParagraphFont"/>
    <w:uiPriority w:val="33"/>
    <w:qFormat/>
    <w:rsid w:val="003F0F67"/>
    <w:rPr>
      <w:b/>
      <w:bCs/>
      <w:smallCaps/>
      <w:spacing w:val="5"/>
    </w:rPr>
  </w:style>
  <w:style w:type="paragraph" w:customStyle="1" w:styleId="a7">
    <w:name w:val="معادله"/>
    <w:basedOn w:val="Normal"/>
    <w:rsid w:val="008F21A7"/>
    <w:pPr>
      <w:numPr>
        <w:numId w:val="2"/>
      </w:numPr>
      <w:tabs>
        <w:tab w:val="right" w:pos="6804"/>
      </w:tabs>
      <w:ind w:left="1134" w:hanging="1134"/>
    </w:pPr>
    <w:rPr>
      <w:rFonts w:eastAsiaTheme="minorEastAsia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B809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09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8099D"/>
    <w:rPr>
      <w:rFonts w:ascii="Times New Roman" w:hAnsi="Times New Roman" w:cs="B 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09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B8099D"/>
    <w:rPr>
      <w:rFonts w:ascii="Times New Roman" w:hAnsi="Times New Roman" w:cs="B Nazanin"/>
      <w:b/>
      <w:bCs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558B"/>
    <w:pPr>
      <w:numPr>
        <w:ilvl w:val="1"/>
      </w:numPr>
      <w:spacing w:before="0"/>
      <w:ind w:firstLine="567"/>
      <w:jc w:val="center"/>
    </w:pPr>
    <w:rPr>
      <w:rFonts w:eastAsiaTheme="majorEastAsia"/>
      <w:b/>
      <w:bCs/>
      <w:color w:val="000000" w:themeColor="text1"/>
      <w:sz w:val="20"/>
      <w:szCs w:val="24"/>
      <w:lang w:bidi="fa-IR"/>
    </w:rPr>
  </w:style>
  <w:style w:type="character" w:customStyle="1" w:styleId="SubtitleChar">
    <w:name w:val="Subtitle Char"/>
    <w:basedOn w:val="DefaultParagraphFont"/>
    <w:link w:val="Subtitle"/>
    <w:uiPriority w:val="11"/>
    <w:rsid w:val="00A9558B"/>
    <w:rPr>
      <w:rFonts w:ascii="Times New Roman" w:eastAsiaTheme="majorEastAsia" w:hAnsi="Times New Roman" w:cs="B Nazanin"/>
      <w:b/>
      <w:bCs/>
      <w:color w:val="000000" w:themeColor="text1"/>
      <w:sz w:val="20"/>
      <w:szCs w:val="24"/>
      <w:lang w:bidi="fa-IR"/>
    </w:rPr>
  </w:style>
  <w:style w:type="table" w:customStyle="1" w:styleId="MediumShading1-Accent11">
    <w:name w:val="Medium Shading 1 - Accent 11"/>
    <w:basedOn w:val="TableNormal"/>
    <w:uiPriority w:val="63"/>
    <w:rsid w:val="00BB27EB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BB27E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a0">
    <w:name w:val="فصل"/>
    <w:next w:val="a8"/>
    <w:rsid w:val="00B47BAB"/>
    <w:pPr>
      <w:widowControl w:val="0"/>
      <w:numPr>
        <w:numId w:val="3"/>
      </w:numPr>
      <w:tabs>
        <w:tab w:val="center" w:pos="4253"/>
      </w:tabs>
      <w:bidi/>
      <w:spacing w:after="200" w:line="360" w:lineRule="auto"/>
      <w:jc w:val="center"/>
      <w:outlineLvl w:val="0"/>
    </w:pPr>
    <w:rPr>
      <w:rFonts w:ascii="Times New Roman" w:eastAsia="Times New Roman" w:hAnsi="Times New Roman" w:cs="B Nazanin"/>
      <w:b/>
      <w:bCs/>
      <w:sz w:val="36"/>
      <w:szCs w:val="40"/>
    </w:rPr>
  </w:style>
  <w:style w:type="paragraph" w:customStyle="1" w:styleId="a5">
    <w:name w:val="فرمول"/>
    <w:next w:val="a8"/>
    <w:rsid w:val="00B47BAB"/>
    <w:pPr>
      <w:widowControl w:val="0"/>
      <w:numPr>
        <w:ilvl w:val="6"/>
        <w:numId w:val="3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 w:line="276" w:lineRule="auto"/>
      <w:jc w:val="left"/>
      <w:textAlignment w:val="center"/>
      <w:outlineLvl w:val="6"/>
    </w:pPr>
    <w:rPr>
      <w:rFonts w:ascii="Calibri" w:eastAsia="Times New Roman" w:hAnsi="Calibri" w:cs="Nazanin"/>
      <w:bCs/>
      <w:sz w:val="24"/>
    </w:rPr>
  </w:style>
  <w:style w:type="paragraph" w:customStyle="1" w:styleId="a4">
    <w:name w:val="زيرنويس شکل"/>
    <w:next w:val="a8"/>
    <w:rsid w:val="00B47BAB"/>
    <w:pPr>
      <w:widowControl w:val="0"/>
      <w:numPr>
        <w:ilvl w:val="5"/>
        <w:numId w:val="3"/>
      </w:numPr>
      <w:bidi/>
      <w:adjustRightInd w:val="0"/>
      <w:snapToGrid w:val="0"/>
      <w:spacing w:before="200" w:after="600" w:line="204" w:lineRule="auto"/>
      <w:jc w:val="center"/>
      <w:outlineLvl w:val="5"/>
    </w:pPr>
    <w:rPr>
      <w:rFonts w:ascii="Times New Roman" w:eastAsia="Times New Roman" w:hAnsi="Times New Roman" w:cs="Nazanin"/>
      <w:sz w:val="20"/>
      <w:szCs w:val="24"/>
    </w:rPr>
  </w:style>
  <w:style w:type="paragraph" w:customStyle="1" w:styleId="a3">
    <w:name w:val="تيتر سوم"/>
    <w:basedOn w:val="a2"/>
    <w:rsid w:val="00B47BAB"/>
    <w:pPr>
      <w:numPr>
        <w:ilvl w:val="3"/>
      </w:numPr>
    </w:pPr>
  </w:style>
  <w:style w:type="paragraph" w:customStyle="1" w:styleId="a2">
    <w:name w:val="تيتر دوم"/>
    <w:next w:val="a8"/>
    <w:rsid w:val="00B47BAB"/>
    <w:pPr>
      <w:keepNext/>
      <w:widowControl w:val="0"/>
      <w:numPr>
        <w:ilvl w:val="2"/>
        <w:numId w:val="3"/>
      </w:numPr>
      <w:bidi/>
      <w:spacing w:before="120" w:after="120" w:line="276" w:lineRule="auto"/>
      <w:jc w:val="left"/>
      <w:outlineLvl w:val="2"/>
    </w:pPr>
    <w:rPr>
      <w:rFonts w:ascii="Times New Roman" w:eastAsia="Times New Roman" w:hAnsi="Times New Roman" w:cs="B Nazanin"/>
      <w:b/>
      <w:bCs/>
      <w:sz w:val="32"/>
      <w:szCs w:val="32"/>
    </w:rPr>
  </w:style>
  <w:style w:type="paragraph" w:customStyle="1" w:styleId="a1">
    <w:name w:val="تيتر اول"/>
    <w:next w:val="a8"/>
    <w:rsid w:val="00B47BAB"/>
    <w:pPr>
      <w:keepNext/>
      <w:widowControl w:val="0"/>
      <w:numPr>
        <w:ilvl w:val="1"/>
        <w:numId w:val="3"/>
      </w:numPr>
      <w:bidi/>
      <w:spacing w:before="120" w:after="120" w:line="276" w:lineRule="auto"/>
      <w:jc w:val="left"/>
      <w:outlineLvl w:val="1"/>
    </w:pPr>
    <w:rPr>
      <w:rFonts w:ascii="Times New Roman" w:eastAsia="Times New Roman" w:hAnsi="Times New Roman" w:cs="B Nazanin"/>
      <w:b/>
      <w:bCs/>
      <w:sz w:val="36"/>
      <w:szCs w:val="36"/>
    </w:rPr>
  </w:style>
  <w:style w:type="paragraph" w:customStyle="1" w:styleId="a6">
    <w:name w:val="بالانويس جدول"/>
    <w:next w:val="Normal"/>
    <w:rsid w:val="00B47BAB"/>
    <w:pPr>
      <w:keepNext/>
      <w:numPr>
        <w:ilvl w:val="7"/>
        <w:numId w:val="3"/>
      </w:numPr>
      <w:bidi/>
      <w:spacing w:before="600" w:after="100" w:line="204" w:lineRule="auto"/>
      <w:jc w:val="center"/>
      <w:outlineLvl w:val="7"/>
    </w:pPr>
    <w:rPr>
      <w:rFonts w:ascii="Calibri" w:eastAsia="Times New Roman" w:hAnsi="Calibri" w:cs="Nazanin"/>
      <w:sz w:val="18"/>
      <w:szCs w:val="24"/>
    </w:rPr>
  </w:style>
  <w:style w:type="numbering" w:customStyle="1" w:styleId="Style1">
    <w:name w:val="Style1"/>
    <w:rsid w:val="00B47BAB"/>
    <w:pPr>
      <w:numPr>
        <w:numId w:val="4"/>
      </w:numPr>
    </w:pPr>
  </w:style>
  <w:style w:type="table" w:customStyle="1" w:styleId="MediumShading1-Accent12">
    <w:name w:val="Medium Shading 1 - Accent 12"/>
    <w:basedOn w:val="TableNormal"/>
    <w:uiPriority w:val="63"/>
    <w:rsid w:val="00414058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4152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-Accent1">
    <w:name w:val="Medium Grid 1 Accent 1"/>
    <w:basedOn w:val="TableNormal"/>
    <w:uiPriority w:val="67"/>
    <w:rsid w:val="00A4152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kno-fb-ctx">
    <w:name w:val="kno-fb-ctx"/>
    <w:basedOn w:val="DefaultParagraphFont"/>
    <w:rsid w:val="003F585B"/>
  </w:style>
  <w:style w:type="table" w:styleId="LightShading-Accent6">
    <w:name w:val="Light Shading Accent 6"/>
    <w:basedOn w:val="TableNormal"/>
    <w:uiPriority w:val="60"/>
    <w:rsid w:val="00C70DF0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customStyle="1" w:styleId="CM7">
    <w:name w:val="CM7"/>
    <w:basedOn w:val="Default"/>
    <w:next w:val="Default"/>
    <w:uiPriority w:val="99"/>
    <w:rsid w:val="00FA619B"/>
    <w:rPr>
      <w:color w:val="auto"/>
    </w:rPr>
  </w:style>
  <w:style w:type="character" w:styleId="EndnoteReference">
    <w:name w:val="endnote reference"/>
    <w:basedOn w:val="DefaultParagraphFont"/>
    <w:uiPriority w:val="99"/>
    <w:semiHidden/>
    <w:unhideWhenUsed/>
    <w:rsid w:val="00FA619B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619B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FA619B"/>
    <w:rPr>
      <w:rFonts w:ascii="Times New Roman" w:hAnsi="Times New Roman" w:cs="B Nazanin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A619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FA619B"/>
    <w:rPr>
      <w:rFonts w:ascii="Tahoma" w:hAnsi="Tahoma" w:cs="Tahoma"/>
      <w:sz w:val="16"/>
      <w:szCs w:val="16"/>
    </w:rPr>
  </w:style>
  <w:style w:type="character" w:customStyle="1" w:styleId="texttitel">
    <w:name w:val="texttitel"/>
    <w:basedOn w:val="DefaultParagraphFont"/>
    <w:rsid w:val="00FA619B"/>
  </w:style>
  <w:style w:type="character" w:customStyle="1" w:styleId="text">
    <w:name w:val="text"/>
    <w:basedOn w:val="DefaultParagraphFont"/>
    <w:rsid w:val="00FA619B"/>
  </w:style>
  <w:style w:type="character" w:customStyle="1" w:styleId="textklein">
    <w:name w:val="textklein"/>
    <w:basedOn w:val="DefaultParagraphFont"/>
    <w:rsid w:val="00FA619B"/>
  </w:style>
  <w:style w:type="paragraph" w:customStyle="1" w:styleId="CM6">
    <w:name w:val="CM6"/>
    <w:basedOn w:val="Default"/>
    <w:next w:val="Default"/>
    <w:uiPriority w:val="99"/>
    <w:rsid w:val="00FA619B"/>
    <w:pPr>
      <w:spacing w:line="266" w:lineRule="atLeast"/>
    </w:pPr>
    <w:rPr>
      <w:color w:val="auto"/>
    </w:rPr>
  </w:style>
  <w:style w:type="paragraph" w:customStyle="1" w:styleId="CM4">
    <w:name w:val="CM4"/>
    <w:basedOn w:val="Default"/>
    <w:next w:val="Default"/>
    <w:uiPriority w:val="99"/>
    <w:rsid w:val="00FA619B"/>
    <w:pPr>
      <w:spacing w:line="266" w:lineRule="atLeast"/>
    </w:pPr>
    <w:rPr>
      <w:color w:val="auto"/>
    </w:rPr>
  </w:style>
  <w:style w:type="character" w:customStyle="1" w:styleId="st">
    <w:name w:val="st"/>
    <w:basedOn w:val="DefaultParagraphFont"/>
    <w:rsid w:val="00FA619B"/>
  </w:style>
  <w:style w:type="character" w:customStyle="1" w:styleId="st1">
    <w:name w:val="st1"/>
    <w:basedOn w:val="DefaultParagraphFont"/>
    <w:rsid w:val="00FA619B"/>
  </w:style>
  <w:style w:type="paragraph" w:styleId="Bibliography">
    <w:name w:val="Bibliography"/>
    <w:basedOn w:val="Normal"/>
    <w:next w:val="Normal"/>
    <w:uiPriority w:val="37"/>
    <w:unhideWhenUsed/>
    <w:rsid w:val="00FA619B"/>
  </w:style>
  <w:style w:type="paragraph" w:styleId="Index7">
    <w:name w:val="index 7"/>
    <w:basedOn w:val="Normal"/>
    <w:next w:val="Normal"/>
    <w:autoRedefine/>
    <w:uiPriority w:val="99"/>
    <w:semiHidden/>
    <w:unhideWhenUsed/>
    <w:rsid w:val="00FA619B"/>
    <w:pPr>
      <w:spacing w:before="0" w:after="0" w:line="240" w:lineRule="auto"/>
      <w:ind w:left="1680" w:hanging="240"/>
    </w:pPr>
  </w:style>
  <w:style w:type="character" w:customStyle="1" w:styleId="libtext">
    <w:name w:val="libtext"/>
    <w:basedOn w:val="DefaultParagraphFont"/>
    <w:rsid w:val="00FA619B"/>
  </w:style>
  <w:style w:type="paragraph" w:customStyle="1" w:styleId="standfirst">
    <w:name w:val="standfirst"/>
    <w:basedOn w:val="Normal"/>
    <w:rsid w:val="00FA619B"/>
    <w:pPr>
      <w:spacing w:before="100" w:beforeAutospacing="1" w:after="100" w:afterAutospacing="1" w:line="240" w:lineRule="auto"/>
    </w:pPr>
    <w:rPr>
      <w:rFonts w:eastAsia="Times New Roman" w:cs="Times New Roman"/>
      <w:b/>
      <w:bCs/>
      <w:sz w:val="20"/>
      <w:szCs w:val="20"/>
      <w:lang w:bidi="fa-IR"/>
    </w:rPr>
  </w:style>
  <w:style w:type="character" w:customStyle="1" w:styleId="style111">
    <w:name w:val="style111"/>
    <w:basedOn w:val="DefaultParagraphFont"/>
    <w:rsid w:val="00FA619B"/>
    <w:rPr>
      <w:rFonts w:ascii="Calibri" w:hAnsi="Calibri" w:cs="Calibri" w:hint="default"/>
      <w:b/>
      <w:bCs/>
      <w:color w:val="F4F4F4"/>
      <w:sz w:val="14"/>
      <w:szCs w:val="14"/>
    </w:rPr>
  </w:style>
  <w:style w:type="character" w:customStyle="1" w:styleId="l1">
    <w:name w:val="l1"/>
    <w:basedOn w:val="DefaultParagraphFont"/>
    <w:rsid w:val="00FA619B"/>
    <w:rPr>
      <w:color w:val="0000CC"/>
    </w:rPr>
  </w:style>
  <w:style w:type="table" w:customStyle="1" w:styleId="LightShading-Accent11">
    <w:name w:val="Light Shading - Accent 11"/>
    <w:basedOn w:val="TableNormal"/>
    <w:uiPriority w:val="60"/>
    <w:rsid w:val="00FA619B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Shading3">
    <w:name w:val="Light Shading3"/>
    <w:basedOn w:val="TableNormal"/>
    <w:uiPriority w:val="60"/>
    <w:rsid w:val="00FA619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Shading1-Accent2">
    <w:name w:val="Medium Shading 1 Accent 2"/>
    <w:basedOn w:val="TableNormal"/>
    <w:uiPriority w:val="63"/>
    <w:rsid w:val="00FA619B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Grid-Accent12">
    <w:name w:val="Light Grid - Accent 12"/>
    <w:basedOn w:val="TableNormal"/>
    <w:uiPriority w:val="62"/>
    <w:rsid w:val="00B605A8"/>
    <w:pPr>
      <w:jc w:val="left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3">
    <w:name w:val="Light Grid Accent 3"/>
    <w:basedOn w:val="TableNormal"/>
    <w:uiPriority w:val="62"/>
    <w:rsid w:val="00476A4D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6">
    <w:name w:val="Light Grid Accent 6"/>
    <w:basedOn w:val="TableNormal"/>
    <w:uiPriority w:val="62"/>
    <w:rsid w:val="00476A4D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ghtGrid-Accent4">
    <w:name w:val="Light Grid Accent 4"/>
    <w:basedOn w:val="TableNormal"/>
    <w:uiPriority w:val="62"/>
    <w:rsid w:val="00BD02F1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D20FB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2">
    <w:name w:val="Light Grid Accent 2"/>
    <w:basedOn w:val="TableNormal"/>
    <w:uiPriority w:val="62"/>
    <w:rsid w:val="00F2768D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Equation">
    <w:name w:val="Equation"/>
    <w:basedOn w:val="ListParagraph"/>
    <w:rsid w:val="003B5495"/>
    <w:pPr>
      <w:numPr>
        <w:numId w:val="5"/>
      </w:numPr>
    </w:pPr>
    <w:rPr>
      <w:rFonts w:ascii="Cambria Math" w:hAnsi="Cambria Math"/>
      <w:i/>
      <w:lang w:bidi="fa-IR"/>
    </w:rPr>
  </w:style>
  <w:style w:type="character" w:customStyle="1" w:styleId="apple-converted-space">
    <w:name w:val="apple-converted-space"/>
    <w:basedOn w:val="DefaultParagraphFont"/>
    <w:rsid w:val="00D60236"/>
  </w:style>
  <w:style w:type="table" w:customStyle="1" w:styleId="LightList1">
    <w:name w:val="Light List1"/>
    <w:basedOn w:val="TableNormal"/>
    <w:uiPriority w:val="61"/>
    <w:rsid w:val="00D14F6A"/>
    <w:pPr>
      <w:jc w:val="left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a">
    <w:name w:val="متن زیر شکل"/>
    <w:basedOn w:val="a9"/>
    <w:next w:val="a9"/>
    <w:link w:val="Char0"/>
    <w:rsid w:val="00C45FC5"/>
    <w:pPr>
      <w:keepNext/>
      <w:numPr>
        <w:numId w:val="6"/>
      </w:numPr>
      <w:tabs>
        <w:tab w:val="clear" w:pos="1926"/>
        <w:tab w:val="num" w:pos="720"/>
        <w:tab w:val="left" w:pos="864"/>
        <w:tab w:val="left" w:pos="1008"/>
      </w:tabs>
      <w:spacing w:before="120"/>
      <w:ind w:left="720" w:hanging="794"/>
      <w:jc w:val="center"/>
    </w:pPr>
    <w:rPr>
      <w:rFonts w:cs="B Koodak"/>
      <w:bCs/>
      <w:szCs w:val="24"/>
    </w:rPr>
  </w:style>
  <w:style w:type="paragraph" w:customStyle="1" w:styleId="a9">
    <w:name w:val="متن اصلی"/>
    <w:basedOn w:val="Normal"/>
    <w:link w:val="Char1"/>
    <w:rsid w:val="00C45FC5"/>
    <w:pPr>
      <w:spacing w:before="0" w:line="276" w:lineRule="auto"/>
      <w:ind w:firstLine="432"/>
    </w:pPr>
    <w:rPr>
      <w:rFonts w:ascii="Cambria" w:eastAsia="Times New Roman" w:hAnsi="Cambria"/>
      <w:lang w:bidi="fa-IR"/>
    </w:rPr>
  </w:style>
  <w:style w:type="character" w:customStyle="1" w:styleId="Char1">
    <w:name w:val="متن اصلی Char"/>
    <w:basedOn w:val="DefaultParagraphFont"/>
    <w:link w:val="a9"/>
    <w:rsid w:val="00C45FC5"/>
    <w:rPr>
      <w:rFonts w:ascii="Cambria" w:eastAsia="Times New Roman" w:hAnsi="Cambria" w:cs="B Nazanin"/>
      <w:sz w:val="24"/>
      <w:szCs w:val="28"/>
      <w:lang w:bidi="fa-IR"/>
    </w:rPr>
  </w:style>
  <w:style w:type="character" w:customStyle="1" w:styleId="Char0">
    <w:name w:val="متن زیر شکل Char"/>
    <w:basedOn w:val="Char1"/>
    <w:link w:val="a"/>
    <w:rsid w:val="00C45FC5"/>
    <w:rPr>
      <w:rFonts w:ascii="Cambria" w:eastAsia="Times New Roman" w:hAnsi="Cambria" w:cs="B Koodak"/>
      <w:bCs/>
      <w:sz w:val="24"/>
      <w:szCs w:val="24"/>
      <w:lang w:bidi="fa-IR"/>
    </w:rPr>
  </w:style>
  <w:style w:type="paragraph" w:customStyle="1" w:styleId="-">
    <w:name w:val="شکل - جدول"/>
    <w:basedOn w:val="a8"/>
    <w:link w:val="-Char"/>
    <w:rsid w:val="00A77E88"/>
    <w:pPr>
      <w:keepNext/>
      <w:keepLines/>
      <w:spacing w:after="0" w:line="240" w:lineRule="auto"/>
      <w:ind w:firstLine="0"/>
      <w:jc w:val="center"/>
    </w:pPr>
    <w:rPr>
      <w:sz w:val="18"/>
      <w:szCs w:val="20"/>
    </w:rPr>
  </w:style>
  <w:style w:type="character" w:customStyle="1" w:styleId="-Char">
    <w:name w:val="شکل - جدول Char"/>
    <w:basedOn w:val="Char"/>
    <w:link w:val="-"/>
    <w:rsid w:val="00A77E88"/>
    <w:rPr>
      <w:rFonts w:ascii="Times New Roman" w:eastAsia="Times New Roman" w:hAnsi="Times New Roman" w:cs="Nazanin"/>
      <w:sz w:val="18"/>
      <w:szCs w:val="20"/>
    </w:rPr>
  </w:style>
  <w:style w:type="paragraph" w:customStyle="1" w:styleId="1">
    <w:name w:val="نشانه گذاري 1"/>
    <w:basedOn w:val="a8"/>
    <w:rsid w:val="00B44442"/>
    <w:pPr>
      <w:numPr>
        <w:numId w:val="7"/>
      </w:numPr>
      <w:spacing w:after="0"/>
    </w:pPr>
    <w:rPr>
      <w:rFonts w:cs="B Nazanin"/>
    </w:rPr>
  </w:style>
  <w:style w:type="paragraph" w:styleId="BodyTextIndent">
    <w:name w:val="Body Text Indent"/>
    <w:basedOn w:val="Normal"/>
    <w:link w:val="BodyTextIndentChar"/>
    <w:rsid w:val="00B44442"/>
    <w:pPr>
      <w:spacing w:before="0" w:after="0" w:line="240" w:lineRule="auto"/>
      <w:ind w:hanging="1"/>
      <w:jc w:val="lowKashida"/>
    </w:pPr>
    <w:rPr>
      <w:rFonts w:eastAsia="Times New Roman" w:cs="Nazanin"/>
      <w:b/>
      <w:bCs/>
    </w:rPr>
  </w:style>
  <w:style w:type="character" w:customStyle="1" w:styleId="BodyTextIndentChar">
    <w:name w:val="Body Text Indent Char"/>
    <w:basedOn w:val="DefaultParagraphFont"/>
    <w:link w:val="BodyTextIndent"/>
    <w:rsid w:val="00B44442"/>
    <w:rPr>
      <w:rFonts w:ascii="Times New Roman" w:eastAsia="Times New Roman" w:hAnsi="Times New Roman" w:cs="Nazanin"/>
      <w:b/>
      <w:bCs/>
      <w:sz w:val="24"/>
      <w:szCs w:val="28"/>
    </w:rPr>
  </w:style>
  <w:style w:type="table" w:customStyle="1" w:styleId="LightShading4">
    <w:name w:val="Light Shading4"/>
    <w:basedOn w:val="TableNormal"/>
    <w:uiPriority w:val="60"/>
    <w:rsid w:val="00B4444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FollowedHyperlink">
    <w:name w:val="FollowedHyperlink"/>
    <w:basedOn w:val="DefaultParagraphFont"/>
    <w:rsid w:val="008D1F8B"/>
    <w:rPr>
      <w:color w:val="800080"/>
      <w:u w:val="single"/>
    </w:rPr>
  </w:style>
  <w:style w:type="character" w:customStyle="1" w:styleId="Heading1Char1">
    <w:name w:val="Heading 1 Char1"/>
    <w:basedOn w:val="DefaultParagraphFont"/>
    <w:locked/>
    <w:rsid w:val="008D1F8B"/>
    <w:rPr>
      <w:rFonts w:ascii="Times New Roman" w:eastAsia="Times New Roman" w:hAnsi="Times New Roman" w:cs="B Nazanin"/>
      <w:b/>
      <w:bCs/>
      <w:sz w:val="36"/>
      <w:szCs w:val="40"/>
    </w:rPr>
  </w:style>
  <w:style w:type="character" w:customStyle="1" w:styleId="Heading2Char1">
    <w:name w:val="Heading 2 Char1"/>
    <w:basedOn w:val="DefaultParagraphFont"/>
    <w:locked/>
    <w:rsid w:val="008D1F8B"/>
    <w:rPr>
      <w:rFonts w:ascii="Times New Roman" w:eastAsia="Times New Roman" w:hAnsi="Times New Roman" w:cs="B Nazanin"/>
      <w:b/>
      <w:bCs/>
      <w:sz w:val="32"/>
      <w:szCs w:val="36"/>
    </w:rPr>
  </w:style>
  <w:style w:type="character" w:customStyle="1" w:styleId="Heading3Char1">
    <w:name w:val="Heading 3 Char1"/>
    <w:basedOn w:val="DefaultParagraphFont"/>
    <w:locked/>
    <w:rsid w:val="008D1F8B"/>
    <w:rPr>
      <w:rFonts w:ascii="Times New Roman" w:eastAsia="Times New Roman" w:hAnsi="Times New Roman" w:cs="B Nazanin"/>
      <w:b/>
      <w:bCs/>
      <w:sz w:val="28"/>
      <w:szCs w:val="32"/>
    </w:rPr>
  </w:style>
  <w:style w:type="character" w:customStyle="1" w:styleId="Heading4Char1">
    <w:name w:val="Heading 4 Char1"/>
    <w:basedOn w:val="DefaultParagraphFont"/>
    <w:locked/>
    <w:rsid w:val="008D1F8B"/>
    <w:rPr>
      <w:rFonts w:ascii="Times New Roman" w:eastAsia="Times New Roman" w:hAnsi="Times New Roman" w:cs="B Nazanin"/>
      <w:b/>
      <w:bCs/>
      <w:sz w:val="24"/>
      <w:szCs w:val="28"/>
      <w:lang w:bidi="fa-IR"/>
    </w:rPr>
  </w:style>
  <w:style w:type="character" w:customStyle="1" w:styleId="Heading5Char1">
    <w:name w:val="Heading 5 Char1"/>
    <w:basedOn w:val="DefaultParagraphFont"/>
    <w:locked/>
    <w:rsid w:val="008D1F8B"/>
    <w:rPr>
      <w:rFonts w:ascii="Times New Roman" w:eastAsia="Times New Roman" w:hAnsi="Times New Roman" w:cs="B Nazanin"/>
      <w:b/>
      <w:bCs/>
      <w:sz w:val="24"/>
      <w:szCs w:val="28"/>
      <w:lang w:bidi="fa-IR"/>
    </w:rPr>
  </w:style>
  <w:style w:type="character" w:customStyle="1" w:styleId="Heading6Char1">
    <w:name w:val="Heading 6 Char1"/>
    <w:basedOn w:val="DefaultParagraphFont"/>
    <w:locked/>
    <w:rsid w:val="008D1F8B"/>
    <w:rPr>
      <w:rFonts w:ascii="Cambria" w:eastAsia="Times New Roman" w:hAnsi="Cambria" w:cs="Times New Roman"/>
      <w:i/>
      <w:iCs/>
      <w:color w:val="243F60"/>
      <w:sz w:val="24"/>
      <w:szCs w:val="28"/>
    </w:rPr>
  </w:style>
  <w:style w:type="character" w:customStyle="1" w:styleId="BalloonTextChar1">
    <w:name w:val="Balloon Text Char1"/>
    <w:basedOn w:val="DefaultParagraphFont"/>
    <w:semiHidden/>
    <w:locked/>
    <w:rsid w:val="008D1F8B"/>
    <w:rPr>
      <w:rFonts w:ascii="Tahoma" w:eastAsia="Calibri" w:hAnsi="Tahoma" w:cs="Tahoma"/>
      <w:sz w:val="16"/>
      <w:szCs w:val="16"/>
    </w:rPr>
  </w:style>
  <w:style w:type="character" w:customStyle="1" w:styleId="HeaderChar1">
    <w:name w:val="Header Char1"/>
    <w:basedOn w:val="DefaultParagraphFont"/>
    <w:locked/>
    <w:rsid w:val="008D1F8B"/>
    <w:rPr>
      <w:rFonts w:ascii="Times New Roman" w:eastAsia="Calibri" w:hAnsi="Times New Roman" w:cs="B Nazanin"/>
      <w:sz w:val="24"/>
      <w:szCs w:val="28"/>
    </w:rPr>
  </w:style>
  <w:style w:type="character" w:customStyle="1" w:styleId="FooterChar1">
    <w:name w:val="Footer Char1"/>
    <w:basedOn w:val="DefaultParagraphFont"/>
    <w:locked/>
    <w:rsid w:val="008D1F8B"/>
    <w:rPr>
      <w:rFonts w:ascii="Times New Roman" w:eastAsia="Calibri" w:hAnsi="Times New Roman" w:cs="B Nazanin"/>
      <w:sz w:val="24"/>
      <w:szCs w:val="28"/>
    </w:rPr>
  </w:style>
  <w:style w:type="character" w:customStyle="1" w:styleId="FootnoteTextChar1">
    <w:name w:val="Footnote Text Char1"/>
    <w:basedOn w:val="DefaultParagraphFont"/>
    <w:locked/>
    <w:rsid w:val="008D1F8B"/>
    <w:rPr>
      <w:rFonts w:ascii="Times New Roman" w:eastAsia="Calibri" w:hAnsi="Times New Roman" w:cs="B Nazanin"/>
      <w:sz w:val="16"/>
      <w:szCs w:val="20"/>
    </w:rPr>
  </w:style>
  <w:style w:type="character" w:customStyle="1" w:styleId="TitleChar1">
    <w:name w:val="Title Char1"/>
    <w:basedOn w:val="DefaultParagraphFont"/>
    <w:locked/>
    <w:rsid w:val="008D1F8B"/>
    <w:rPr>
      <w:rFonts w:ascii="B Lotus" w:eastAsia="Times New Roman" w:hAnsi="B Lotus" w:cs="B Nazanin"/>
      <w:b/>
      <w:bCs/>
      <w:sz w:val="40"/>
      <w:szCs w:val="40"/>
    </w:rPr>
  </w:style>
  <w:style w:type="character" w:customStyle="1" w:styleId="CommentTextChar1">
    <w:name w:val="Comment Text Char1"/>
    <w:basedOn w:val="DefaultParagraphFont"/>
    <w:semiHidden/>
    <w:locked/>
    <w:rsid w:val="008D1F8B"/>
    <w:rPr>
      <w:rFonts w:ascii="Times New Roman" w:eastAsia="Calibri" w:hAnsi="Times New Roman" w:cs="B Nazanin"/>
      <w:sz w:val="20"/>
      <w:szCs w:val="20"/>
    </w:rPr>
  </w:style>
  <w:style w:type="character" w:customStyle="1" w:styleId="CommentSubjectChar1">
    <w:name w:val="Comment Subject Char1"/>
    <w:basedOn w:val="CommentTextChar1"/>
    <w:semiHidden/>
    <w:locked/>
    <w:rsid w:val="008D1F8B"/>
    <w:rPr>
      <w:rFonts w:ascii="Times New Roman" w:eastAsia="Calibri" w:hAnsi="Times New Roman" w:cs="B Nazanin"/>
      <w:b/>
      <w:bCs/>
      <w:sz w:val="20"/>
      <w:szCs w:val="20"/>
    </w:rPr>
  </w:style>
  <w:style w:type="character" w:customStyle="1" w:styleId="SubtitleChar1">
    <w:name w:val="Subtitle Char1"/>
    <w:basedOn w:val="DefaultParagraphFont"/>
    <w:locked/>
    <w:rsid w:val="008D1F8B"/>
    <w:rPr>
      <w:rFonts w:ascii="Times New Roman" w:eastAsia="Times New Roman" w:hAnsi="Times New Roman" w:cs="B Nazanin"/>
      <w:b/>
      <w:bCs/>
      <w:color w:val="000000"/>
      <w:sz w:val="20"/>
      <w:szCs w:val="24"/>
      <w:lang w:bidi="fa-IR"/>
    </w:rPr>
  </w:style>
  <w:style w:type="character" w:customStyle="1" w:styleId="EndnoteTextChar1">
    <w:name w:val="Endnote Text Char1"/>
    <w:basedOn w:val="DefaultParagraphFont"/>
    <w:semiHidden/>
    <w:locked/>
    <w:rsid w:val="008D1F8B"/>
    <w:rPr>
      <w:rFonts w:ascii="Times New Roman" w:eastAsia="Calibri" w:hAnsi="Times New Roman" w:cs="B Nazanin"/>
      <w:sz w:val="20"/>
      <w:szCs w:val="20"/>
    </w:rPr>
  </w:style>
  <w:style w:type="character" w:customStyle="1" w:styleId="DocumentMapChar1">
    <w:name w:val="Document Map Char1"/>
    <w:basedOn w:val="DefaultParagraphFont"/>
    <w:semiHidden/>
    <w:locked/>
    <w:rsid w:val="008D1F8B"/>
    <w:rPr>
      <w:rFonts w:ascii="Tahoma" w:eastAsia="Calibri" w:hAnsi="Tahoma" w:cs="Tahoma"/>
      <w:sz w:val="16"/>
      <w:szCs w:val="16"/>
    </w:rPr>
  </w:style>
  <w:style w:type="table" w:customStyle="1" w:styleId="MediumShading1-Accent13">
    <w:name w:val="Medium Shading 1 - Accent 13"/>
    <w:basedOn w:val="TableNormal"/>
    <w:uiPriority w:val="63"/>
    <w:rsid w:val="00AC59D3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ICNOTE">
    <w:name w:val="PIC NOTE"/>
    <w:next w:val="Normal"/>
    <w:link w:val="PICNOTEChar"/>
    <w:autoRedefine/>
    <w:qFormat/>
    <w:rsid w:val="002C7B7A"/>
    <w:pPr>
      <w:tabs>
        <w:tab w:val="right" w:pos="2126"/>
        <w:tab w:val="left" w:pos="5386"/>
      </w:tabs>
      <w:bidi/>
      <w:spacing w:before="120"/>
      <w:ind w:hanging="1"/>
      <w:jc w:val="center"/>
    </w:pPr>
    <w:rPr>
      <w:rFonts w:ascii="B Nazanin" w:hAnsi="B Nazanin" w:cs="B Nazanin"/>
      <w:color w:val="000000" w:themeColor="text1"/>
      <w:sz w:val="24"/>
      <w:szCs w:val="24"/>
      <w:lang w:bidi="fa-IR"/>
    </w:rPr>
  </w:style>
  <w:style w:type="paragraph" w:customStyle="1" w:styleId="Style2">
    <w:name w:val="Style2"/>
    <w:basedOn w:val="Normal"/>
    <w:link w:val="Style2Char"/>
    <w:rsid w:val="006B1880"/>
    <w:pPr>
      <w:bidi w:val="0"/>
      <w:ind w:firstLine="0"/>
    </w:pPr>
    <w:rPr>
      <w:lang w:bidi="fa-IR"/>
    </w:rPr>
  </w:style>
  <w:style w:type="character" w:customStyle="1" w:styleId="PICNOTEChar">
    <w:name w:val="PIC NOTE Char"/>
    <w:basedOn w:val="CaptionChar"/>
    <w:link w:val="PICNOTE"/>
    <w:rsid w:val="002C7B7A"/>
    <w:rPr>
      <w:rFonts w:ascii="B Nazanin" w:hAnsi="B Nazanin" w:cs="B Nazanin"/>
      <w:b w:val="0"/>
      <w:bCs w:val="0"/>
      <w:color w:val="000000" w:themeColor="text1"/>
      <w:sz w:val="24"/>
      <w:szCs w:val="24"/>
      <w:lang w:bidi="fa-IR"/>
    </w:rPr>
  </w:style>
  <w:style w:type="character" w:customStyle="1" w:styleId="Style2Char">
    <w:name w:val="Style2 Char"/>
    <w:basedOn w:val="DefaultParagraphFont"/>
    <w:link w:val="Style2"/>
    <w:rsid w:val="006B1880"/>
    <w:rPr>
      <w:rFonts w:ascii="Times New Roman" w:hAnsi="Times New Roman" w:cs="B Nazanin"/>
      <w:sz w:val="24"/>
      <w:szCs w:val="28"/>
      <w:lang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18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1880"/>
    <w:rPr>
      <w:rFonts w:ascii="Courier New" w:eastAsia="Times New Roman" w:hAnsi="Courier New" w:cs="Courier New"/>
      <w:sz w:val="20"/>
      <w:szCs w:val="20"/>
      <w:lang w:bidi="fa-IR"/>
    </w:rPr>
  </w:style>
  <w:style w:type="table" w:styleId="GridTable4">
    <w:name w:val="Grid Table 4"/>
    <w:basedOn w:val="TableNormal"/>
    <w:uiPriority w:val="49"/>
    <w:rsid w:val="00AB743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7Char">
    <w:name w:val="Heading 7 Char"/>
    <w:basedOn w:val="DefaultParagraphFont"/>
    <w:link w:val="Heading7"/>
    <w:uiPriority w:val="9"/>
    <w:semiHidden/>
    <w:rsid w:val="00ED404D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abzacChar">
    <w:name w:val="abzac Char"/>
    <w:basedOn w:val="DefaultParagraphFont"/>
    <w:link w:val="abzac"/>
    <w:rsid w:val="0018581C"/>
    <w:rPr>
      <w:rFonts w:ascii="Verdana" w:eastAsia="Times New Roman" w:hAnsi="Verdana" w:cs="Times New Roman"/>
      <w:color w:val="002244"/>
      <w:sz w:val="15"/>
      <w:szCs w:val="15"/>
    </w:rPr>
  </w:style>
  <w:style w:type="character" w:customStyle="1" w:styleId="TOC1Char">
    <w:name w:val="TOC 1 Char"/>
    <w:aliases w:val="Foonote Char"/>
    <w:basedOn w:val="abzacChar"/>
    <w:link w:val="TOC1"/>
    <w:uiPriority w:val="39"/>
    <w:rsid w:val="0018581C"/>
    <w:rPr>
      <w:rFonts w:ascii="B Nazanin" w:eastAsia="B Nazanin" w:hAnsi="B Nazanin" w:cs="B Nazanin"/>
      <w:b/>
      <w:bCs/>
      <w:noProof/>
      <w:color w:val="002244"/>
      <w:sz w:val="32"/>
      <w:szCs w:val="32"/>
      <w:lang w:bidi="fa-IR"/>
    </w:rPr>
  </w:style>
  <w:style w:type="paragraph" w:customStyle="1" w:styleId="AX">
    <w:name w:val="AX"/>
    <w:basedOn w:val="PICNOTE"/>
    <w:link w:val="AXChar"/>
    <w:qFormat/>
    <w:rsid w:val="00BB1990"/>
    <w:rPr>
      <w:noProof/>
    </w:rPr>
  </w:style>
  <w:style w:type="character" w:customStyle="1" w:styleId="AXChar">
    <w:name w:val="AX Char"/>
    <w:basedOn w:val="PICNOTEChar"/>
    <w:link w:val="AX"/>
    <w:rsid w:val="00BB1990"/>
    <w:rPr>
      <w:rFonts w:ascii="B Nazanin" w:hAnsi="B Nazanin" w:cs="B Nazanin"/>
      <w:b w:val="0"/>
      <w:bCs w:val="0"/>
      <w:noProof/>
      <w:color w:val="000000" w:themeColor="text1"/>
      <w:sz w:val="24"/>
      <w:szCs w:val="24"/>
      <w:lang w:bidi="fa-IR"/>
    </w:rPr>
  </w:style>
  <w:style w:type="paragraph" w:styleId="Revision">
    <w:name w:val="Revision"/>
    <w:hidden/>
    <w:uiPriority w:val="99"/>
    <w:semiHidden/>
    <w:rsid w:val="007E18F3"/>
    <w:pPr>
      <w:jc w:val="left"/>
    </w:pPr>
    <w:rPr>
      <w:rFonts w:ascii="Calibri Light" w:hAnsi="Calibri Light" w:cs="B Nazanin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5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5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ReportTable">
    <w:name w:val="Report Table"/>
    <w:qFormat/>
    <w:rsid w:val="007259F5"/>
    <w:pPr>
      <w:ind w:left="567"/>
    </w:pPr>
    <w:rPr>
      <w:rFonts w:ascii="Calibri Light" w:hAnsi="Calibri Light" w:cs="B Nazanin"/>
      <w:sz w:val="20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7E41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6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64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0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53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97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8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66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21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028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49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2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203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19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0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18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2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9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08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2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6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699295">
                  <w:marLeft w:val="2154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" w:space="0" w:color="CCD2D2"/>
                    <w:bottom w:val="none" w:sz="0" w:space="0" w:color="auto"/>
                    <w:right w:val="none" w:sz="0" w:space="0" w:color="auto"/>
                  </w:divBdr>
                  <w:divsChild>
                    <w:div w:id="142811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15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2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2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1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6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9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0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8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9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1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6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95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9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721">
          <w:marLeft w:val="0"/>
          <w:marRight w:val="0"/>
          <w:marTop w:val="0"/>
          <w:marBottom w:val="6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82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7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7536">
          <w:marLeft w:val="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8572">
              <w:marLeft w:val="3935"/>
              <w:marRight w:val="371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46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3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62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51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819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393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F5F5F5"/>
                                        <w:left w:val="single" w:sz="4" w:space="0" w:color="F5F5F5"/>
                                        <w:bottom w:val="single" w:sz="4" w:space="0" w:color="F5F5F5"/>
                                        <w:right w:val="single" w:sz="4" w:space="0" w:color="F5F5F5"/>
                                      </w:divBdr>
                                      <w:divsChild>
                                        <w:div w:id="401216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24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1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5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8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1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82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84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095435">
                              <w:marLeft w:val="0"/>
                              <w:marRight w:val="0"/>
                              <w:marTop w:val="0"/>
                              <w:marBottom w:val="369"/>
                              <w:divBdr>
                                <w:top w:val="single" w:sz="12" w:space="12" w:color="FFFFFF"/>
                                <w:left w:val="single" w:sz="12" w:space="18" w:color="FFFFFF"/>
                                <w:bottom w:val="single" w:sz="12" w:space="0" w:color="FFFFFF"/>
                                <w:right w:val="single" w:sz="12" w:space="18" w:color="FFFFFF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25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4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7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6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5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4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7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1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589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5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0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0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3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33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5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yperlink" Target="https://soft98.ir/software/programming/53-visual-studio-code-1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microsoft.com/office/2016/09/relationships/commentsIds" Target="commentsIds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wmf"/><Relationship Id="rId1" Type="http://schemas.openxmlformats.org/officeDocument/2006/relationships/image" Target="media/image2.w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EADDB44F-0525-4E35-B13B-EBFD3A562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21</Pages>
  <Words>990</Words>
  <Characters>5646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PC</Company>
  <LinksUpToDate>false</LinksUpToDate>
  <CharactersWithSpaces>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Farand-1</dc:creator>
  <cp:keywords/>
  <cp:lastModifiedBy>Farand-1</cp:lastModifiedBy>
  <cp:revision>13</cp:revision>
  <cp:lastPrinted>2019-12-16T15:51:00Z</cp:lastPrinted>
  <dcterms:created xsi:type="dcterms:W3CDTF">2023-09-18T21:23:00Z</dcterms:created>
  <dcterms:modified xsi:type="dcterms:W3CDTF">2023-12-21T08:47:00Z</dcterms:modified>
</cp:coreProperties>
</file>